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BEC6" w14:textId="442F02CE" w:rsidR="00261574" w:rsidRPr="00AF6EBC" w:rsidRDefault="001E1429" w:rsidP="00261574">
      <w:pPr>
        <w:keepNext/>
        <w:keepLines/>
        <w:spacing w:before="120" w:after="240"/>
        <w:ind w:left="1418" w:firstLine="709"/>
        <w:outlineLvl w:val="0"/>
        <w:rPr>
          <w:rFonts w:eastAsiaTheme="majorEastAsia" w:cstheme="majorBidi"/>
          <w:b/>
          <w:sz w:val="36"/>
          <w:szCs w:val="32"/>
        </w:rPr>
      </w:pPr>
      <w:r w:rsidRPr="00AF6EBC">
        <w:rPr>
          <w:rFonts w:eastAsiaTheme="majorEastAsia" w:cstheme="majorBidi"/>
          <w:b/>
          <w:sz w:val="36"/>
          <w:szCs w:val="32"/>
        </w:rPr>
        <w:t>H</w:t>
      </w:r>
      <w:r>
        <w:rPr>
          <w:rFonts w:eastAsiaTheme="majorEastAsia" w:cstheme="majorBidi"/>
          <w:b/>
          <w:sz w:val="36"/>
          <w:szCs w:val="32"/>
        </w:rPr>
        <w:t>ASZNÁLATI</w:t>
      </w:r>
      <w:r w:rsidRPr="00AF6EBC">
        <w:rPr>
          <w:rFonts w:eastAsiaTheme="majorEastAsia" w:cstheme="majorBidi"/>
          <w:b/>
          <w:sz w:val="36"/>
          <w:szCs w:val="32"/>
        </w:rPr>
        <w:t xml:space="preserve"> </w:t>
      </w:r>
      <w:r w:rsidR="00261574" w:rsidRPr="00AF6EBC">
        <w:rPr>
          <w:rFonts w:eastAsiaTheme="majorEastAsia" w:cstheme="majorBidi"/>
          <w:b/>
          <w:sz w:val="36"/>
          <w:szCs w:val="32"/>
        </w:rPr>
        <w:t>SZERZŐDÉS</w:t>
      </w:r>
    </w:p>
    <w:p w14:paraId="3DA777B0" w14:textId="77777777" w:rsidR="00261574" w:rsidRPr="00AF6EBC" w:rsidRDefault="00261574" w:rsidP="00261574">
      <w:pPr>
        <w:jc w:val="both"/>
        <w:rPr>
          <w:rFonts w:ascii="Arial" w:hAnsi="Arial" w:cs="Arial"/>
          <w:sz w:val="20"/>
          <w:szCs w:val="20"/>
        </w:rPr>
      </w:pPr>
    </w:p>
    <w:p w14:paraId="5CA778E5" w14:textId="77777777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mely létrejött egyrészről: </w:t>
      </w:r>
      <w:r w:rsidRPr="00AF6EBC">
        <w:rPr>
          <w:rFonts w:ascii="Times New Roman" w:hAnsi="Times New Roman" w:cs="Times New Roman"/>
          <w:b/>
          <w:sz w:val="24"/>
          <w:szCs w:val="24"/>
        </w:rPr>
        <w:t>Széchenyi István Egyetem</w:t>
      </w:r>
    </w:p>
    <w:p w14:paraId="1FD5E0DB" w14:textId="77777777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székhely: 9026 Győr, Egyetem tér 1.</w:t>
      </w:r>
    </w:p>
    <w:p w14:paraId="6B1FE81B" w14:textId="77777777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adószám: 19253079-4-08</w:t>
      </w:r>
    </w:p>
    <w:p w14:paraId="421836A4" w14:textId="5ED9E17E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csoport</w:t>
      </w:r>
      <w:r w:rsidR="007A315B" w:rsidRPr="00AF6EBC">
        <w:rPr>
          <w:rFonts w:ascii="Times New Roman" w:hAnsi="Times New Roman" w:cs="Times New Roman"/>
          <w:sz w:val="24"/>
          <w:szCs w:val="24"/>
        </w:rPr>
        <w:t>os</w:t>
      </w:r>
      <w:r w:rsidRPr="00AF6EBC">
        <w:rPr>
          <w:rFonts w:ascii="Times New Roman" w:hAnsi="Times New Roman" w:cs="Times New Roman"/>
          <w:sz w:val="24"/>
          <w:szCs w:val="24"/>
        </w:rPr>
        <w:t xml:space="preserve"> adóazonosító szám: 17782294-5-08</w:t>
      </w:r>
    </w:p>
    <w:p w14:paraId="35F4FB89" w14:textId="20A4DFFE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intézményi azonosító: FI38696</w:t>
      </w:r>
    </w:p>
    <w:p w14:paraId="126274F7" w14:textId="77777777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bankszámlaszáma: 10300002-10801842-00014908</w:t>
      </w:r>
    </w:p>
    <w:p w14:paraId="662DD210" w14:textId="6B9BDB17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képviseli: Dr. Filep Bálint elnök,</w:t>
      </w:r>
    </w:p>
    <w:p w14:paraId="06E0A1B5" w14:textId="5A8B6BDB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mint </w:t>
      </w:r>
      <w:r w:rsidR="001E1429">
        <w:rPr>
          <w:rFonts w:ascii="Times New Roman" w:hAnsi="Times New Roman" w:cs="Times New Roman"/>
          <w:b/>
          <w:sz w:val="24"/>
          <w:szCs w:val="24"/>
        </w:rPr>
        <w:t>Használatba adó</w:t>
      </w:r>
      <w:r w:rsidRPr="00AF6EBC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2A853D3" w14:textId="6AF8310E" w:rsidR="00261574" w:rsidRPr="00AF6EBC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A4B2E6" w14:textId="0DEAF1BE" w:rsidR="00261574" w:rsidRPr="009E73B7" w:rsidDel="002B3AD1" w:rsidRDefault="00261574" w:rsidP="0008239D">
      <w:pPr>
        <w:spacing w:after="0"/>
        <w:rPr>
          <w:del w:id="0" w:author="O365 felhasználó" w:date="2025-11-14T09:31:00Z" w16du:dateUtc="2025-11-14T08:31:00Z"/>
          <w:rFonts w:ascii="Times New Roman" w:hAnsi="Times New Roman" w:cs="Times New Roman"/>
          <w:sz w:val="24"/>
          <w:szCs w:val="24"/>
          <w:rPrChange w:id="1" w:author="O365 felhasználó" w:date="2025-11-14T09:31:00Z" w16du:dateUtc="2025-11-14T08:31:00Z">
            <w:rPr>
              <w:del w:id="2" w:author="O365 felhasználó" w:date="2025-11-14T09:31:00Z" w16du:dateUtc="2025-11-14T08:31:00Z"/>
              <w:rFonts w:ascii="Times New Roman" w:hAnsi="Times New Roman" w:cs="Times New Roman"/>
              <w:b/>
              <w:sz w:val="24"/>
              <w:szCs w:val="24"/>
              <w:highlight w:val="yellow"/>
            </w:rPr>
          </w:rPrChange>
        </w:rPr>
      </w:pPr>
      <w:r w:rsidRPr="00874C7E">
        <w:rPr>
          <w:rFonts w:ascii="Times New Roman" w:hAnsi="Times New Roman" w:cs="Times New Roman"/>
          <w:sz w:val="24"/>
          <w:szCs w:val="24"/>
        </w:rPr>
        <w:t>másrészről:</w:t>
      </w:r>
      <w:r w:rsidR="009E73B7">
        <w:rPr>
          <w:rFonts w:ascii="Times New Roman" w:hAnsi="Times New Roman" w:cs="Times New Roman"/>
          <w:sz w:val="24"/>
          <w:szCs w:val="24"/>
        </w:rPr>
        <w:t xml:space="preserve"> </w:t>
      </w:r>
      <w:bookmarkStart w:id="3" w:name="_Hlk214463537"/>
      <w:r w:rsidR="00366588" w:rsidRPr="0036658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80AAB">
        <w:rPr>
          <w:rFonts w:ascii="Times New Roman" w:hAnsi="Times New Roman" w:cs="Times New Roman"/>
          <w:sz w:val="24"/>
          <w:szCs w:val="24"/>
        </w:rPr>
        <w:t>masreszrol</w:t>
      </w:r>
      <w:proofErr w:type="spellEnd"/>
      <w:r w:rsidR="00366588" w:rsidRPr="00366588">
        <w:rPr>
          <w:rFonts w:ascii="Times New Roman" w:hAnsi="Times New Roman" w:cs="Times New Roman"/>
          <w:sz w:val="24"/>
          <w:szCs w:val="24"/>
        </w:rPr>
        <w:t>}</w:t>
      </w:r>
      <w:bookmarkEnd w:id="3"/>
    </w:p>
    <w:p w14:paraId="4F6FF519" w14:textId="06ECCD75" w:rsidR="00261574" w:rsidRPr="002077B0" w:rsidRDefault="00261574" w:rsidP="0008239D">
      <w:pPr>
        <w:spacing w:after="0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874C7E">
        <w:rPr>
          <w:rFonts w:ascii="Times New Roman" w:hAnsi="Times New Roman" w:cs="Times New Roman"/>
          <w:sz w:val="24"/>
          <w:szCs w:val="24"/>
        </w:rPr>
        <w:t>székhely:</w:t>
      </w:r>
      <w:r w:rsidR="00D672B6" w:rsidRPr="00874C7E">
        <w:rPr>
          <w:rFonts w:ascii="Times New Roman" w:hAnsi="Times New Roman" w:cs="Times New Roman"/>
          <w:sz w:val="24"/>
          <w:szCs w:val="24"/>
        </w:rPr>
        <w:t xml:space="preserve"> </w:t>
      </w:r>
      <w:r w:rsidR="00533CFB" w:rsidRPr="00533CFB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80AAB">
        <w:rPr>
          <w:rFonts w:ascii="Times New Roman" w:hAnsi="Times New Roman" w:cs="Times New Roman"/>
          <w:sz w:val="24"/>
          <w:szCs w:val="24"/>
        </w:rPr>
        <w:t>szekhely</w:t>
      </w:r>
      <w:proofErr w:type="spellEnd"/>
      <w:r w:rsidR="00533CFB" w:rsidRPr="00533CFB">
        <w:rPr>
          <w:rFonts w:ascii="Times New Roman" w:hAnsi="Times New Roman" w:cs="Times New Roman"/>
          <w:sz w:val="24"/>
          <w:szCs w:val="24"/>
        </w:rPr>
        <w:t>}</w:t>
      </w:r>
    </w:p>
    <w:p w14:paraId="5F3169FB" w14:textId="049E7122" w:rsidR="007A315B" w:rsidRPr="002077B0" w:rsidRDefault="00D672B6" w:rsidP="0008239D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  <w:r w:rsidRPr="00874C7E">
        <w:rPr>
          <w:rFonts w:ascii="Times New Roman" w:hAnsi="Times New Roman" w:cs="Times New Roman"/>
          <w:sz w:val="24"/>
          <w:szCs w:val="24"/>
        </w:rPr>
        <w:t xml:space="preserve">törzskönyvi </w:t>
      </w:r>
      <w:r w:rsidR="007A315B" w:rsidRPr="00874C7E">
        <w:rPr>
          <w:rFonts w:ascii="Times New Roman" w:hAnsi="Times New Roman" w:cs="Times New Roman"/>
          <w:sz w:val="24"/>
          <w:szCs w:val="24"/>
        </w:rPr>
        <w:t>nyilvántartási szám:</w:t>
      </w:r>
      <w:r w:rsidR="0051562C" w:rsidRPr="00874C7E">
        <w:rPr>
          <w:rFonts w:ascii="Times New Roman" w:hAnsi="Times New Roman" w:cs="Times New Roman"/>
          <w:sz w:val="24"/>
          <w:szCs w:val="24"/>
        </w:rPr>
        <w:t xml:space="preserve"> </w:t>
      </w:r>
      <w:r w:rsidR="00533CFB" w:rsidRPr="00533CFB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80AAB">
        <w:rPr>
          <w:rFonts w:ascii="Times New Roman" w:hAnsi="Times New Roman" w:cs="Times New Roman"/>
          <w:sz w:val="24"/>
          <w:szCs w:val="24"/>
        </w:rPr>
        <w:t>torzskonyvi_nyil_szam</w:t>
      </w:r>
      <w:proofErr w:type="spellEnd"/>
      <w:r w:rsidR="00533CFB" w:rsidRPr="00533CFB">
        <w:rPr>
          <w:rFonts w:ascii="Times New Roman" w:hAnsi="Times New Roman" w:cs="Times New Roman"/>
          <w:sz w:val="24"/>
          <w:szCs w:val="24"/>
        </w:rPr>
        <w:t>}</w:t>
      </w:r>
    </w:p>
    <w:p w14:paraId="379FF9E6" w14:textId="2F2B54C9" w:rsidR="0051562C" w:rsidRPr="009434DB" w:rsidRDefault="00261574" w:rsidP="0008239D">
      <w:pPr>
        <w:spacing w:after="0"/>
        <w:rPr>
          <w:rFonts w:ascii="Times New Roman" w:hAnsi="Times New Roman" w:cs="Times New Roman"/>
          <w:sz w:val="24"/>
          <w:szCs w:val="24"/>
          <w:highlight w:val="yellow"/>
        </w:rPr>
      </w:pPr>
      <w:r w:rsidRPr="00874C7E">
        <w:rPr>
          <w:rFonts w:ascii="Times New Roman" w:hAnsi="Times New Roman" w:cs="Times New Roman"/>
          <w:sz w:val="24"/>
          <w:szCs w:val="24"/>
        </w:rPr>
        <w:t>adószám:</w:t>
      </w:r>
      <w:r w:rsidR="00F80AAB" w:rsidRPr="00874C7E">
        <w:rPr>
          <w:rFonts w:ascii="Times New Roman" w:hAnsi="Times New Roman" w:cs="Times New Roman"/>
          <w:sz w:val="24"/>
          <w:szCs w:val="24"/>
        </w:rPr>
        <w:t xml:space="preserve"> </w:t>
      </w:r>
      <w:r w:rsidR="00F80AAB" w:rsidRPr="00F80AAB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80AAB">
        <w:rPr>
          <w:rFonts w:ascii="Times New Roman" w:hAnsi="Times New Roman" w:cs="Times New Roman"/>
          <w:sz w:val="24"/>
          <w:szCs w:val="24"/>
        </w:rPr>
        <w:t>adoszam</w:t>
      </w:r>
      <w:proofErr w:type="spellEnd"/>
      <w:r w:rsidR="00F80AAB" w:rsidRPr="00F80AAB">
        <w:rPr>
          <w:rFonts w:ascii="Times New Roman" w:hAnsi="Times New Roman" w:cs="Times New Roman"/>
          <w:sz w:val="24"/>
          <w:szCs w:val="24"/>
        </w:rPr>
        <w:t>}</w:t>
      </w:r>
    </w:p>
    <w:p w14:paraId="3B9AC15C" w14:textId="4E9B5C15" w:rsidR="00261574" w:rsidRPr="00AF6EBC" w:rsidRDefault="00261574" w:rsidP="000823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4C7E">
        <w:rPr>
          <w:rFonts w:ascii="Times New Roman" w:hAnsi="Times New Roman" w:cs="Times New Roman"/>
          <w:sz w:val="24"/>
          <w:szCs w:val="24"/>
        </w:rPr>
        <w:t>képviseli</w:t>
      </w:r>
      <w:r w:rsidR="00D672B6" w:rsidRPr="00874C7E">
        <w:rPr>
          <w:rFonts w:ascii="Times New Roman" w:hAnsi="Times New Roman" w:cs="Times New Roman"/>
          <w:sz w:val="24"/>
          <w:szCs w:val="24"/>
        </w:rPr>
        <w:t>:</w:t>
      </w:r>
      <w:r w:rsidR="00D672B6">
        <w:rPr>
          <w:rFonts w:ascii="Times New Roman" w:hAnsi="Times New Roman" w:cs="Times New Roman"/>
          <w:sz w:val="24"/>
          <w:szCs w:val="24"/>
        </w:rPr>
        <w:t xml:space="preserve"> </w:t>
      </w:r>
      <w:r w:rsidR="00F80AAB" w:rsidRPr="00F80AAB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F80AAB">
        <w:rPr>
          <w:rFonts w:ascii="Times New Roman" w:hAnsi="Times New Roman" w:cs="Times New Roman"/>
          <w:sz w:val="24"/>
          <w:szCs w:val="24"/>
        </w:rPr>
        <w:t>kepviseli</w:t>
      </w:r>
      <w:proofErr w:type="spellEnd"/>
      <w:r w:rsidR="00F80AAB" w:rsidRPr="00F80AAB">
        <w:rPr>
          <w:rFonts w:ascii="Times New Roman" w:hAnsi="Times New Roman" w:cs="Times New Roman"/>
          <w:sz w:val="24"/>
          <w:szCs w:val="24"/>
        </w:rPr>
        <w:t>}</w:t>
      </w:r>
    </w:p>
    <w:p w14:paraId="3AF8BB8B" w14:textId="001E8897" w:rsidR="00261574" w:rsidRDefault="00261574" w:rsidP="002077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mint </w:t>
      </w:r>
      <w:r w:rsidR="001E1429">
        <w:rPr>
          <w:rFonts w:ascii="Times New Roman" w:hAnsi="Times New Roman" w:cs="Times New Roman"/>
          <w:b/>
          <w:sz w:val="24"/>
          <w:szCs w:val="24"/>
        </w:rPr>
        <w:t>Használatba vevő</w:t>
      </w:r>
      <w:r w:rsidR="001E1429" w:rsidRPr="00AF6E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F6EBC">
        <w:rPr>
          <w:rFonts w:ascii="Times New Roman" w:hAnsi="Times New Roman" w:cs="Times New Roman"/>
          <w:sz w:val="24"/>
          <w:szCs w:val="24"/>
        </w:rPr>
        <w:t>(a továbbiakban együttesen: Felek)</w:t>
      </w:r>
      <w:r w:rsidRPr="00AF6EBC">
        <w:t xml:space="preserve"> </w:t>
      </w:r>
      <w:r w:rsidRPr="00AF6EBC">
        <w:rPr>
          <w:rFonts w:ascii="Times New Roman" w:hAnsi="Times New Roman" w:cs="Times New Roman"/>
          <w:sz w:val="24"/>
          <w:szCs w:val="24"/>
        </w:rPr>
        <w:t>között az alulírott helyen és napon, az alábbi feltételekkel.</w:t>
      </w:r>
    </w:p>
    <w:p w14:paraId="7E158581" w14:textId="77777777" w:rsidR="00F47988" w:rsidRPr="0012182D" w:rsidRDefault="00F47988" w:rsidP="002615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3F8428" w14:textId="39F82962" w:rsidR="00261574" w:rsidRPr="008D47A4" w:rsidRDefault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8637F7">
        <w:rPr>
          <w:rFonts w:ascii="Times New Roman" w:hAnsi="Times New Roman" w:cs="Times New Roman"/>
          <w:sz w:val="24"/>
          <w:szCs w:val="24"/>
        </w:rPr>
        <w:t xml:space="preserve"> </w:t>
      </w:r>
      <w:r w:rsidR="009434DB" w:rsidRPr="00874C7E">
        <w:rPr>
          <w:rFonts w:ascii="Times New Roman" w:hAnsi="Times New Roman" w:cs="Times New Roman"/>
          <w:b/>
          <w:sz w:val="24"/>
          <w:szCs w:val="24"/>
        </w:rPr>
        <w:t>tulajdonában/vagyonkezelésében/használatában</w:t>
      </w:r>
      <w:r w:rsidR="009434DB" w:rsidRPr="00287376">
        <w:rPr>
          <w:rFonts w:ascii="Times New Roman" w:hAnsi="Times New Roman" w:cs="Times New Roman"/>
          <w:sz w:val="24"/>
          <w:szCs w:val="24"/>
        </w:rPr>
        <w:t xml:space="preserve"> </w:t>
      </w:r>
      <w:r w:rsidRPr="008637F7">
        <w:rPr>
          <w:rFonts w:ascii="Times New Roman" w:hAnsi="Times New Roman" w:cs="Times New Roman"/>
          <w:sz w:val="24"/>
          <w:szCs w:val="24"/>
        </w:rPr>
        <w:t xml:space="preserve">van </w:t>
      </w:r>
      <w:r w:rsidR="009434DB">
        <w:rPr>
          <w:rFonts w:ascii="Times New Roman" w:hAnsi="Times New Roman" w:cs="Times New Roman"/>
          <w:sz w:val="24"/>
          <w:szCs w:val="24"/>
        </w:rPr>
        <w:t xml:space="preserve">a </w:t>
      </w:r>
      <w:bookmarkStart w:id="4" w:name="_Hlk214465427"/>
      <w:r w:rsidR="007E475F" w:rsidRPr="007E475F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97849">
        <w:rPr>
          <w:rFonts w:ascii="Times New Roman" w:hAnsi="Times New Roman" w:cs="Times New Roman"/>
          <w:sz w:val="24"/>
          <w:szCs w:val="24"/>
        </w:rPr>
        <w:t>targyegy</w:t>
      </w:r>
      <w:proofErr w:type="spellEnd"/>
      <w:r w:rsidR="007E475F" w:rsidRPr="007E475F">
        <w:rPr>
          <w:rFonts w:ascii="Times New Roman" w:hAnsi="Times New Roman" w:cs="Times New Roman"/>
          <w:sz w:val="24"/>
          <w:szCs w:val="24"/>
        </w:rPr>
        <w:t>}</w:t>
      </w:r>
      <w:bookmarkEnd w:id="4"/>
      <w:r w:rsidR="00051B8C">
        <w:rPr>
          <w:rFonts w:ascii="Times New Roman" w:hAnsi="Times New Roman" w:cs="Times New Roman"/>
          <w:sz w:val="24"/>
          <w:szCs w:val="24"/>
        </w:rPr>
        <w:t xml:space="preserve"> szám alatt</w:t>
      </w:r>
      <w:r w:rsidR="00051B8C" w:rsidRPr="008637F7">
        <w:rPr>
          <w:rFonts w:ascii="Times New Roman" w:hAnsi="Times New Roman" w:cs="Times New Roman"/>
          <w:sz w:val="24"/>
          <w:szCs w:val="24"/>
        </w:rPr>
        <w:t xml:space="preserve"> </w:t>
      </w:r>
      <w:r w:rsidR="00D746E1">
        <w:rPr>
          <w:rFonts w:ascii="Times New Roman" w:hAnsi="Times New Roman" w:cs="Times New Roman"/>
          <w:sz w:val="24"/>
          <w:szCs w:val="24"/>
        </w:rPr>
        <w:t>található</w:t>
      </w:r>
      <w:r w:rsidR="00597849">
        <w:rPr>
          <w:rFonts w:ascii="Times New Roman" w:hAnsi="Times New Roman" w:cs="Times New Roman"/>
          <w:sz w:val="24"/>
          <w:szCs w:val="24"/>
        </w:rPr>
        <w:t xml:space="preserve"> </w:t>
      </w:r>
      <w:r w:rsidR="00597849" w:rsidRPr="00597849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 w:rsidR="00597849">
        <w:rPr>
          <w:rFonts w:ascii="Times New Roman" w:hAnsi="Times New Roman" w:cs="Times New Roman"/>
          <w:sz w:val="24"/>
          <w:szCs w:val="24"/>
        </w:rPr>
        <w:t>targyketto</w:t>
      </w:r>
      <w:proofErr w:type="spellEnd"/>
      <w:r w:rsidR="00597849" w:rsidRPr="00597849">
        <w:rPr>
          <w:rFonts w:ascii="Times New Roman" w:hAnsi="Times New Roman" w:cs="Times New Roman"/>
          <w:sz w:val="24"/>
          <w:szCs w:val="24"/>
        </w:rPr>
        <w:t>}</w:t>
      </w:r>
      <w:r w:rsidR="00D746E1">
        <w:rPr>
          <w:rFonts w:ascii="Times New Roman" w:hAnsi="Times New Roman" w:cs="Times New Roman"/>
          <w:sz w:val="24"/>
          <w:szCs w:val="24"/>
        </w:rPr>
        <w:t xml:space="preserve"> </w:t>
      </w:r>
      <w:r w:rsidR="00051B8C">
        <w:rPr>
          <w:rFonts w:ascii="Times New Roman" w:hAnsi="Times New Roman" w:cs="Times New Roman"/>
          <w:sz w:val="24"/>
          <w:szCs w:val="24"/>
        </w:rPr>
        <w:t xml:space="preserve"> </w:t>
      </w:r>
      <w:r w:rsidRPr="008637F7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8637F7">
        <w:rPr>
          <w:rFonts w:ascii="Times New Roman" w:hAnsi="Times New Roman" w:cs="Times New Roman"/>
          <w:sz w:val="24"/>
          <w:szCs w:val="24"/>
        </w:rPr>
        <w:t>a továbbiakban</w:t>
      </w:r>
      <w:r w:rsidRPr="008D47A4">
        <w:rPr>
          <w:rFonts w:ascii="Times New Roman" w:hAnsi="Times New Roman" w:cs="Times New Roman"/>
          <w:sz w:val="24"/>
          <w:szCs w:val="24"/>
        </w:rPr>
        <w:t xml:space="preserve">: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>).</w:t>
      </w:r>
    </w:p>
    <w:p w14:paraId="66BDE95E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AE9849" w14:textId="31E1EE6A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Tekintettel arra, hogy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8D47A4">
        <w:rPr>
          <w:rFonts w:ascii="Times New Roman" w:hAnsi="Times New Roman" w:cs="Times New Roman"/>
          <w:sz w:val="24"/>
          <w:szCs w:val="24"/>
        </w:rPr>
        <w:t xml:space="preserve"> a 3.) pontban meghatározott időpontokban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>t saját célra nem használja, ezért jelen megállapodással</w:t>
      </w:r>
      <w:r w:rsidR="003C7ED4">
        <w:rPr>
          <w:rFonts w:ascii="Times New Roman" w:hAnsi="Times New Roman" w:cs="Times New Roman"/>
          <w:sz w:val="24"/>
          <w:szCs w:val="24"/>
        </w:rPr>
        <w:t xml:space="preserve"> </w:t>
      </w:r>
      <w:r w:rsidR="003C7ED4" w:rsidRPr="003C7ED4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3C7ED4">
        <w:rPr>
          <w:rFonts w:ascii="Times New Roman" w:hAnsi="Times New Roman" w:cs="Times New Roman"/>
          <w:sz w:val="24"/>
          <w:szCs w:val="24"/>
        </w:rPr>
        <w:t>meghatarozas</w:t>
      </w:r>
      <w:proofErr w:type="spellEnd"/>
      <w:r w:rsidR="003C7ED4" w:rsidRPr="003C7ED4">
        <w:rPr>
          <w:rFonts w:ascii="Times New Roman" w:hAnsi="Times New Roman" w:cs="Times New Roman"/>
          <w:sz w:val="24"/>
          <w:szCs w:val="24"/>
        </w:rPr>
        <w:t>}</w:t>
      </w:r>
      <w:r w:rsidR="003C7ED4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 xml:space="preserve">megtartásához </w:t>
      </w:r>
      <w:r w:rsidR="001E1429">
        <w:rPr>
          <w:rFonts w:ascii="Times New Roman" w:hAnsi="Times New Roman" w:cs="Times New Roman"/>
          <w:sz w:val="24"/>
          <w:szCs w:val="24"/>
        </w:rPr>
        <w:t>használatba</w:t>
      </w:r>
      <w:r w:rsidR="001E1429"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 xml:space="preserve">adja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>nek, aki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>t ennek alapján használatba veszi.</w:t>
      </w:r>
    </w:p>
    <w:p w14:paraId="2B14F9E5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2F6983" w14:textId="36DE6BA1" w:rsidR="00597849" w:rsidRDefault="00261574" w:rsidP="00597849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</w:rPr>
      </w:pPr>
      <w:r w:rsidRPr="00D672B6">
        <w:rPr>
          <w:rFonts w:ascii="Times New Roman" w:hAnsi="Times New Roman" w:cs="Times New Roman"/>
          <w:sz w:val="24"/>
          <w:szCs w:val="24"/>
        </w:rPr>
        <w:t xml:space="preserve">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D672B6">
        <w:rPr>
          <w:rFonts w:ascii="Times New Roman" w:hAnsi="Times New Roman" w:cs="Times New Roman"/>
          <w:sz w:val="24"/>
          <w:szCs w:val="24"/>
        </w:rPr>
        <w:t xml:space="preserve"> a következő időpontokban jogosult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D672B6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D672B6">
        <w:rPr>
          <w:rFonts w:ascii="Times New Roman" w:hAnsi="Times New Roman" w:cs="Times New Roman"/>
          <w:sz w:val="24"/>
          <w:szCs w:val="24"/>
        </w:rPr>
        <w:t>t használni:</w:t>
      </w:r>
    </w:p>
    <w:p w14:paraId="237AE013" w14:textId="1E8D2378" w:rsidR="00597849" w:rsidRDefault="00597849" w:rsidP="00597849">
      <w:pPr>
        <w:pStyle w:val="Listaszerbekezds"/>
        <w:rPr>
          <w:rFonts w:ascii="Times New Roman" w:hAnsi="Times New Roman" w:cs="Times New Roman"/>
        </w:rPr>
      </w:pPr>
      <w:r w:rsidRPr="00597849">
        <w:rPr>
          <w:rFonts w:ascii="Times New Roman" w:hAnsi="Times New Roman" w:cs="Times New Roman"/>
        </w:rPr>
        <w:t>${</w:t>
      </w:r>
      <w:proofErr w:type="spellStart"/>
      <w:r>
        <w:rPr>
          <w:rFonts w:ascii="Times New Roman" w:hAnsi="Times New Roman" w:cs="Times New Roman"/>
        </w:rPr>
        <w:t>idotartam</w:t>
      </w:r>
      <w:proofErr w:type="spellEnd"/>
      <w:r w:rsidRPr="00597849">
        <w:rPr>
          <w:rFonts w:ascii="Times New Roman" w:hAnsi="Times New Roman" w:cs="Times New Roman"/>
        </w:rPr>
        <w:t>}</w:t>
      </w:r>
    </w:p>
    <w:p w14:paraId="12034BAD" w14:textId="77777777" w:rsidR="00597849" w:rsidRPr="00597849" w:rsidDel="001C1350" w:rsidRDefault="00597849" w:rsidP="00597849">
      <w:pPr>
        <w:shd w:val="clear" w:color="auto" w:fill="FFFFFF"/>
        <w:spacing w:after="120" w:line="240" w:lineRule="auto"/>
        <w:ind w:left="567"/>
        <w:contextualSpacing/>
        <w:jc w:val="both"/>
        <w:rPr>
          <w:del w:id="5" w:author="O365 felhasználó" w:date="2025-11-14T09:43:00Z" w16du:dateUtc="2025-11-14T08:43:00Z"/>
          <w:rFonts w:ascii="Times New Roman" w:hAnsi="Times New Roman" w:cs="Times New Roman"/>
        </w:rPr>
      </w:pPr>
    </w:p>
    <w:p w14:paraId="308ACE02" w14:textId="09E7AA5A" w:rsidR="001E1429" w:rsidRDefault="00261574" w:rsidP="002077B0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felek megállapodnak abban, hogy az 1.) pontban meghatározott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 xml:space="preserve">használata </w:t>
      </w:r>
      <w:r w:rsidRPr="008D47A4">
        <w:rPr>
          <w:rFonts w:ascii="Times New Roman" w:hAnsi="Times New Roman" w:cs="Times New Roman"/>
          <w:sz w:val="24"/>
          <w:szCs w:val="24"/>
        </w:rPr>
        <w:t xml:space="preserve">után </w:t>
      </w:r>
      <w:r w:rsidR="001E1429">
        <w:rPr>
          <w:rFonts w:ascii="Times New Roman" w:hAnsi="Times New Roman" w:cs="Times New Roman"/>
          <w:sz w:val="24"/>
          <w:szCs w:val="24"/>
        </w:rPr>
        <w:t>Használatba vevőt díjfizetési kötelezettség nem terheli, ideértve az esetlegesen felmerülő egyéb költségeket is, így a Használatba adó által biztosított áramvételi lehetőségen vételezett áram költségét is.</w:t>
      </w:r>
    </w:p>
    <w:p w14:paraId="3B022A14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D15243F" w14:textId="005167AA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 xml:space="preserve">t </w:t>
      </w:r>
      <w:r w:rsidR="001E1429">
        <w:rPr>
          <w:rFonts w:ascii="Times New Roman" w:hAnsi="Times New Roman" w:cs="Times New Roman"/>
          <w:sz w:val="24"/>
          <w:szCs w:val="24"/>
        </w:rPr>
        <w:t>harmadik személy részére használatba</w:t>
      </w:r>
      <w:r w:rsidRPr="008D47A4">
        <w:rPr>
          <w:rFonts w:ascii="Times New Roman" w:hAnsi="Times New Roman" w:cs="Times New Roman"/>
          <w:sz w:val="24"/>
          <w:szCs w:val="24"/>
        </w:rPr>
        <w:t xml:space="preserve"> nem adhatja, illetve harmadik személy részére nem hasznosíthatja.</w:t>
      </w:r>
    </w:p>
    <w:p w14:paraId="0F1C5CB5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E1D3ABC" w14:textId="2A7A76AC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köteles a </w:t>
      </w:r>
      <w:r w:rsidR="001E1429">
        <w:rPr>
          <w:rFonts w:ascii="Times New Roman" w:hAnsi="Times New Roman" w:cs="Times New Roman"/>
          <w:sz w:val="24"/>
          <w:szCs w:val="24"/>
        </w:rPr>
        <w:t>használat</w:t>
      </w:r>
      <w:r w:rsidR="001E1429"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>fennállása alatt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rendeltetésszerűen</w:t>
      </w:r>
      <w:proofErr w:type="spellEnd"/>
      <w:r w:rsidR="00F47988">
        <w:rPr>
          <w:rFonts w:ascii="Times New Roman" w:hAnsi="Times New Roman" w:cs="Times New Roman"/>
          <w:sz w:val="24"/>
          <w:szCs w:val="24"/>
        </w:rPr>
        <w:t xml:space="preserve">, a szerződésben megjelölt célra </w:t>
      </w:r>
      <w:r w:rsidRPr="008D47A4">
        <w:rPr>
          <w:rFonts w:ascii="Times New Roman" w:hAnsi="Times New Roman" w:cs="Times New Roman"/>
          <w:sz w:val="24"/>
          <w:szCs w:val="24"/>
        </w:rPr>
        <w:t xml:space="preserve">használni. A </w:t>
      </w:r>
      <w:r w:rsidR="001E1429">
        <w:rPr>
          <w:rFonts w:ascii="Times New Roman" w:hAnsi="Times New Roman" w:cs="Times New Roman"/>
          <w:sz w:val="24"/>
          <w:szCs w:val="24"/>
        </w:rPr>
        <w:t>használat</w:t>
      </w:r>
      <w:r w:rsidR="001E1429"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 xml:space="preserve">fennállása alatt köteles 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 xml:space="preserve"> állagát minden tekintetben óvni, a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8D47A4">
        <w:rPr>
          <w:rFonts w:ascii="Times New Roman" w:hAnsi="Times New Roman" w:cs="Times New Roman"/>
          <w:sz w:val="24"/>
          <w:szCs w:val="24"/>
        </w:rPr>
        <w:t xml:space="preserve"> működési rendjét betartani, és a vagyonvédelmet maximálisan biztosítani.</w:t>
      </w:r>
    </w:p>
    <w:p w14:paraId="269DFD13" w14:textId="77777777" w:rsidR="00FB0697" w:rsidRPr="008D47A4" w:rsidRDefault="00FB0697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DFDEFC2" w14:textId="058296B2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vállalja, hogy a</w:t>
      </w:r>
      <w:r w:rsidR="001E1429">
        <w:rPr>
          <w:rFonts w:ascii="Times New Roman" w:hAnsi="Times New Roman" w:cs="Times New Roman"/>
          <w:sz w:val="24"/>
          <w:szCs w:val="24"/>
        </w:rPr>
        <w:t>z</w:t>
      </w:r>
      <w:r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>t az általa szervezett rendezvény után rendben</w:t>
      </w:r>
      <w:r w:rsidR="001E1429">
        <w:rPr>
          <w:rFonts w:ascii="Times New Roman" w:hAnsi="Times New Roman" w:cs="Times New Roman"/>
          <w:sz w:val="24"/>
          <w:szCs w:val="24"/>
        </w:rPr>
        <w:t>, hulladékmentesen</w:t>
      </w:r>
      <w:r w:rsidRPr="008D47A4">
        <w:rPr>
          <w:rFonts w:ascii="Times New Roman" w:hAnsi="Times New Roman" w:cs="Times New Roman"/>
          <w:sz w:val="24"/>
          <w:szCs w:val="24"/>
        </w:rPr>
        <w:t xml:space="preserve"> adja át a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8D47A4">
        <w:rPr>
          <w:rFonts w:ascii="Times New Roman" w:hAnsi="Times New Roman" w:cs="Times New Roman"/>
          <w:sz w:val="24"/>
          <w:szCs w:val="24"/>
        </w:rPr>
        <w:t xml:space="preserve">nak. A felek megállapodnak abban, hogy a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8D47A4">
        <w:rPr>
          <w:rFonts w:ascii="Times New Roman" w:hAnsi="Times New Roman" w:cs="Times New Roman"/>
          <w:sz w:val="24"/>
          <w:szCs w:val="24"/>
        </w:rPr>
        <w:t xml:space="preserve"> jogosult a </w:t>
      </w:r>
      <w:r w:rsidR="001E1429">
        <w:rPr>
          <w:rFonts w:ascii="Times New Roman" w:hAnsi="Times New Roman" w:cs="Times New Roman"/>
          <w:sz w:val="24"/>
          <w:szCs w:val="24"/>
        </w:rPr>
        <w:t>használat</w:t>
      </w:r>
      <w:r w:rsidR="001E1429" w:rsidRPr="008D47A4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 xml:space="preserve">szerződésszerűségét és a rendeltetésszerű használatot ellenőrizni. </w:t>
      </w:r>
    </w:p>
    <w:p w14:paraId="78AE3B29" w14:textId="77777777" w:rsidR="00FB0697" w:rsidRPr="008D47A4" w:rsidRDefault="00FB0697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1906160" w14:textId="225B2685" w:rsidR="00FB0697" w:rsidRDefault="00FB0697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B0697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FB0697">
        <w:rPr>
          <w:rFonts w:ascii="Times New Roman" w:hAnsi="Times New Roman" w:cs="Times New Roman"/>
          <w:sz w:val="24"/>
          <w:szCs w:val="24"/>
        </w:rPr>
        <w:t>asznál</w:t>
      </w:r>
      <w:r>
        <w:rPr>
          <w:rFonts w:ascii="Times New Roman" w:hAnsi="Times New Roman" w:cs="Times New Roman"/>
          <w:sz w:val="24"/>
          <w:szCs w:val="24"/>
        </w:rPr>
        <w:t>atba vevő</w:t>
      </w:r>
      <w:r w:rsidRPr="00FB0697">
        <w:rPr>
          <w:rFonts w:ascii="Times New Roman" w:hAnsi="Times New Roman" w:cs="Times New Roman"/>
          <w:sz w:val="24"/>
          <w:szCs w:val="24"/>
        </w:rPr>
        <w:t xml:space="preserve"> felelősséggel tartozik minden olyan kárért, ami a terület nem rendeltetésszerű használatából, vagy a </w:t>
      </w:r>
      <w:r>
        <w:rPr>
          <w:rFonts w:ascii="Times New Roman" w:hAnsi="Times New Roman" w:cs="Times New Roman"/>
          <w:sz w:val="24"/>
          <w:szCs w:val="24"/>
        </w:rPr>
        <w:t>szerződésben meghatározott</w:t>
      </w:r>
      <w:r w:rsidRPr="00FB0697">
        <w:rPr>
          <w:rFonts w:ascii="Times New Roman" w:hAnsi="Times New Roman" w:cs="Times New Roman"/>
          <w:sz w:val="24"/>
          <w:szCs w:val="24"/>
        </w:rPr>
        <w:t xml:space="preserve"> kötelezettségek megszegéséből ered, beleértve a tulajdonosnak vagy harmadik személynek okozott károkat is.</w:t>
      </w:r>
    </w:p>
    <w:p w14:paraId="0AF47EBD" w14:textId="77777777" w:rsidR="00FB0697" w:rsidRPr="00FB0697" w:rsidRDefault="00FB0697" w:rsidP="002077B0">
      <w:pPr>
        <w:pStyle w:val="Listaszerbekezds"/>
        <w:rPr>
          <w:rFonts w:ascii="Times New Roman" w:hAnsi="Times New Roman" w:cs="Times New Roman"/>
        </w:rPr>
      </w:pPr>
    </w:p>
    <w:p w14:paraId="29D330BA" w14:textId="4F209F69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 Felek az egymással való kapcsolattartásra a következő személyeket jelölik ki:</w:t>
      </w:r>
    </w:p>
    <w:p w14:paraId="675D7706" w14:textId="588DCE69" w:rsidR="00D74BDA" w:rsidRDefault="00261574" w:rsidP="00D74BDA">
      <w:pPr>
        <w:tabs>
          <w:tab w:val="left" w:pos="2977"/>
        </w:tabs>
        <w:spacing w:after="12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874C7E">
        <w:rPr>
          <w:rFonts w:ascii="Times New Roman" w:hAnsi="Times New Roman" w:cs="Times New Roman"/>
          <w:sz w:val="24"/>
          <w:szCs w:val="24"/>
        </w:rPr>
        <w:t xml:space="preserve">A </w:t>
      </w:r>
      <w:r w:rsidR="001E1429" w:rsidRPr="00874C7E">
        <w:rPr>
          <w:rFonts w:ascii="Times New Roman" w:hAnsi="Times New Roman" w:cs="Times New Roman"/>
          <w:sz w:val="24"/>
          <w:szCs w:val="24"/>
        </w:rPr>
        <w:t>Használatba</w:t>
      </w:r>
      <w:r w:rsidR="00D74BDA" w:rsidRPr="00874C7E">
        <w:rPr>
          <w:rFonts w:ascii="Times New Roman" w:hAnsi="Times New Roman" w:cs="Times New Roman"/>
          <w:sz w:val="24"/>
          <w:szCs w:val="24"/>
        </w:rPr>
        <w:t xml:space="preserve"> </w:t>
      </w:r>
      <w:r w:rsidR="001E1429" w:rsidRPr="00874C7E">
        <w:rPr>
          <w:rFonts w:ascii="Times New Roman" w:hAnsi="Times New Roman" w:cs="Times New Roman"/>
          <w:sz w:val="24"/>
          <w:szCs w:val="24"/>
        </w:rPr>
        <w:t>adó</w:t>
      </w:r>
      <w:r w:rsidR="00D74BDA" w:rsidRPr="00874C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74C7E">
        <w:rPr>
          <w:rFonts w:ascii="Times New Roman" w:hAnsi="Times New Roman" w:cs="Times New Roman"/>
          <w:sz w:val="24"/>
          <w:szCs w:val="24"/>
        </w:rPr>
        <w:t>részéről</w:t>
      </w:r>
      <w:r w:rsidR="00D74BDA" w:rsidRPr="00874C7E">
        <w:rPr>
          <w:rFonts w:ascii="Times New Roman" w:hAnsi="Times New Roman" w:cs="Times New Roman"/>
          <w:sz w:val="24"/>
          <w:szCs w:val="24"/>
        </w:rPr>
        <w:t xml:space="preserve"> </w:t>
      </w:r>
      <w:r w:rsidRPr="00874C7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9A54CD">
        <w:rPr>
          <w:rFonts w:ascii="Times New Roman" w:hAnsi="Times New Roman" w:cs="Times New Roman"/>
          <w:sz w:val="24"/>
          <w:szCs w:val="24"/>
        </w:rPr>
        <w:t xml:space="preserve"> </w:t>
      </w:r>
      <w:r w:rsidR="009A54CD" w:rsidRPr="009A54CD">
        <w:rPr>
          <w:rFonts w:ascii="Times New Roman" w:hAnsi="Times New Roman" w:cs="Times New Roman"/>
          <w:sz w:val="24"/>
          <w:szCs w:val="24"/>
        </w:rPr>
        <w:t>$</w:t>
      </w:r>
      <w:r w:rsidR="00D74BDA" w:rsidRPr="00D74BD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74BDA">
        <w:rPr>
          <w:rFonts w:ascii="Times New Roman" w:hAnsi="Times New Roman" w:cs="Times New Roman"/>
          <w:sz w:val="24"/>
          <w:szCs w:val="24"/>
        </w:rPr>
        <w:t>hasznalatba_ado_nev</w:t>
      </w:r>
      <w:proofErr w:type="spellEnd"/>
      <w:r w:rsidR="00D74BDA" w:rsidRPr="00D74BDA">
        <w:rPr>
          <w:rFonts w:ascii="Times New Roman" w:hAnsi="Times New Roman" w:cs="Times New Roman"/>
          <w:sz w:val="24"/>
          <w:szCs w:val="24"/>
        </w:rPr>
        <w:t>}</w:t>
      </w:r>
    </w:p>
    <w:p w14:paraId="2601243E" w14:textId="4FA617EC" w:rsidR="00261574" w:rsidRPr="002077B0" w:rsidRDefault="00261574" w:rsidP="00D74BDA">
      <w:pPr>
        <w:tabs>
          <w:tab w:val="left" w:pos="2977"/>
        </w:tabs>
        <w:spacing w:after="120" w:line="240" w:lineRule="auto"/>
        <w:ind w:left="720"/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 w:rsidRPr="00874C7E">
        <w:rPr>
          <w:rFonts w:ascii="Times New Roman" w:hAnsi="Times New Roman" w:cs="Times New Roman"/>
          <w:sz w:val="24"/>
          <w:szCs w:val="24"/>
        </w:rPr>
        <w:t>e-mail címe:</w:t>
      </w:r>
      <w:r w:rsidR="009A54CD">
        <w:rPr>
          <w:rFonts w:ascii="Times New Roman" w:hAnsi="Times New Roman" w:cs="Times New Roman"/>
          <w:sz w:val="24"/>
          <w:szCs w:val="24"/>
        </w:rPr>
        <w:t xml:space="preserve"> </w:t>
      </w:r>
      <w:r w:rsidR="009A54CD" w:rsidRPr="009A54CD">
        <w:rPr>
          <w:rFonts w:ascii="Times New Roman" w:hAnsi="Times New Roman" w:cs="Times New Roman"/>
          <w:sz w:val="24"/>
          <w:szCs w:val="24"/>
        </w:rPr>
        <w:t>$</w:t>
      </w:r>
      <w:r w:rsidR="00D74BDA" w:rsidRPr="00D74BDA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74BDA">
        <w:rPr>
          <w:rFonts w:ascii="Times New Roman" w:hAnsi="Times New Roman" w:cs="Times New Roman"/>
          <w:sz w:val="24"/>
          <w:szCs w:val="24"/>
        </w:rPr>
        <w:t>hasznalatba_ado_email</w:t>
      </w:r>
      <w:proofErr w:type="spellEnd"/>
      <w:r w:rsidR="00D74BDA" w:rsidRPr="00D74BDA">
        <w:rPr>
          <w:rFonts w:ascii="Times New Roman" w:hAnsi="Times New Roman" w:cs="Times New Roman"/>
          <w:sz w:val="24"/>
          <w:szCs w:val="24"/>
        </w:rPr>
        <w:t>}</w:t>
      </w:r>
    </w:p>
    <w:p w14:paraId="6E816130" w14:textId="2810D169" w:rsidR="00D74BDA" w:rsidRDefault="00261574" w:rsidP="00D74BDA">
      <w:pPr>
        <w:tabs>
          <w:tab w:val="left" w:pos="2977"/>
        </w:tabs>
        <w:spacing w:after="12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874C7E">
        <w:rPr>
          <w:rFonts w:ascii="Times New Roman" w:hAnsi="Times New Roman" w:cs="Times New Roman"/>
          <w:sz w:val="24"/>
          <w:szCs w:val="24"/>
        </w:rPr>
        <w:t xml:space="preserve">A </w:t>
      </w:r>
      <w:r w:rsidR="001E1429" w:rsidRPr="00874C7E">
        <w:rPr>
          <w:rFonts w:ascii="Times New Roman" w:hAnsi="Times New Roman" w:cs="Times New Roman"/>
          <w:sz w:val="24"/>
          <w:szCs w:val="24"/>
        </w:rPr>
        <w:t>Használatba vevő</w:t>
      </w:r>
      <w:r w:rsidRPr="00874C7E">
        <w:rPr>
          <w:rFonts w:ascii="Times New Roman" w:hAnsi="Times New Roman" w:cs="Times New Roman"/>
          <w:sz w:val="24"/>
          <w:szCs w:val="24"/>
        </w:rPr>
        <w:t xml:space="preserve"> részéről:</w:t>
      </w:r>
      <w:r w:rsidR="00D74BDA">
        <w:rPr>
          <w:rFonts w:ascii="Times New Roman" w:hAnsi="Times New Roman" w:cs="Times New Roman"/>
          <w:sz w:val="24"/>
          <w:szCs w:val="24"/>
        </w:rPr>
        <w:t xml:space="preserve"> </w:t>
      </w:r>
      <w:r w:rsidR="00D74BDA" w:rsidRPr="00D74BD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D74BDA">
        <w:rPr>
          <w:rFonts w:ascii="Times New Roman" w:hAnsi="Times New Roman" w:cs="Times New Roman"/>
          <w:sz w:val="24"/>
          <w:szCs w:val="24"/>
        </w:rPr>
        <w:t>hasznalatba_</w:t>
      </w:r>
      <w:r w:rsidR="00E27841">
        <w:rPr>
          <w:rFonts w:ascii="Times New Roman" w:hAnsi="Times New Roman" w:cs="Times New Roman"/>
          <w:sz w:val="24"/>
          <w:szCs w:val="24"/>
        </w:rPr>
        <w:t>vevo</w:t>
      </w:r>
      <w:r w:rsidR="00D74BDA">
        <w:rPr>
          <w:rFonts w:ascii="Times New Roman" w:hAnsi="Times New Roman" w:cs="Times New Roman"/>
          <w:sz w:val="24"/>
          <w:szCs w:val="24"/>
        </w:rPr>
        <w:t>_nev</w:t>
      </w:r>
      <w:proofErr w:type="spellEnd"/>
      <w:r w:rsidR="00D74BDA" w:rsidRPr="00D74BDA">
        <w:rPr>
          <w:rFonts w:ascii="Times New Roman" w:hAnsi="Times New Roman" w:cs="Times New Roman"/>
          <w:sz w:val="24"/>
          <w:szCs w:val="24"/>
        </w:rPr>
        <w:t>}</w:t>
      </w:r>
    </w:p>
    <w:p w14:paraId="14D81BBE" w14:textId="44ED4469" w:rsidR="00261574" w:rsidRPr="008D47A4" w:rsidRDefault="00261574" w:rsidP="00D74BDA">
      <w:pPr>
        <w:tabs>
          <w:tab w:val="left" w:pos="2977"/>
        </w:tabs>
        <w:spacing w:after="12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874C7E">
        <w:rPr>
          <w:rFonts w:ascii="Times New Roman" w:hAnsi="Times New Roman" w:cs="Times New Roman"/>
          <w:sz w:val="24"/>
          <w:szCs w:val="24"/>
        </w:rPr>
        <w:t>e-mail címe:</w:t>
      </w:r>
      <w:r w:rsidR="009A54CD">
        <w:rPr>
          <w:rFonts w:ascii="Times New Roman" w:hAnsi="Times New Roman" w:cs="Times New Roman"/>
          <w:sz w:val="24"/>
          <w:szCs w:val="24"/>
        </w:rPr>
        <w:t xml:space="preserve"> </w:t>
      </w:r>
      <w:r w:rsidR="00D74BDA" w:rsidRPr="00D74BD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D74BDA">
        <w:rPr>
          <w:rFonts w:ascii="Times New Roman" w:hAnsi="Times New Roman" w:cs="Times New Roman"/>
          <w:sz w:val="24"/>
          <w:szCs w:val="24"/>
        </w:rPr>
        <w:t>hasznalatba_vevo_email</w:t>
      </w:r>
      <w:proofErr w:type="spellEnd"/>
      <w:r w:rsidR="00D74BDA" w:rsidRPr="00D74BDA">
        <w:rPr>
          <w:rFonts w:ascii="Times New Roman" w:hAnsi="Times New Roman" w:cs="Times New Roman"/>
          <w:sz w:val="24"/>
          <w:szCs w:val="24"/>
        </w:rPr>
        <w:t>}</w:t>
      </w:r>
    </w:p>
    <w:p w14:paraId="41AD0ADC" w14:textId="77777777" w:rsidR="00261574" w:rsidRPr="008D47A4" w:rsidRDefault="00261574" w:rsidP="00261574">
      <w:pPr>
        <w:tabs>
          <w:tab w:val="left" w:pos="2977"/>
        </w:tabs>
        <w:spacing w:after="12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68674A9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Jelen szerződés bármikor megszüntethető a Felek közös megegyezésével. </w:t>
      </w:r>
    </w:p>
    <w:p w14:paraId="568A98D7" w14:textId="77777777" w:rsidR="00261574" w:rsidRPr="008D47A4" w:rsidRDefault="00261574" w:rsidP="002077B0">
      <w:p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165E54" w14:textId="1E67A389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8D47A4">
        <w:rPr>
          <w:rFonts w:ascii="Times New Roman" w:hAnsi="Times New Roman" w:cs="Times New Roman"/>
          <w:sz w:val="24"/>
          <w:szCs w:val="24"/>
        </w:rPr>
        <w:t xml:space="preserve"> miután írásban felszólította 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t a konkrét, súlyos szerződésszegés megjelölésével és a szerződésszerű állapot helyreállítására alkalmas határidő kitűzésével és ezen határidő eredménytelenül telt el, jogosult a szerződést azonnali hatállyal felmondani. Súlyos szerződésszegének minősül különösen, ha 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az általa használt </w:t>
      </w:r>
      <w:r w:rsidR="001E1429">
        <w:rPr>
          <w:rFonts w:ascii="Times New Roman" w:hAnsi="Times New Roman" w:cs="Times New Roman"/>
          <w:sz w:val="24"/>
          <w:szCs w:val="24"/>
        </w:rPr>
        <w:t>Ingatlan</w:t>
      </w:r>
      <w:r w:rsidRPr="008D47A4">
        <w:rPr>
          <w:rFonts w:ascii="Times New Roman" w:hAnsi="Times New Roman" w:cs="Times New Roman"/>
          <w:sz w:val="24"/>
          <w:szCs w:val="24"/>
        </w:rPr>
        <w:t xml:space="preserve">t nem a szerződésben foglaltaknak megfelelően vagy nem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rendeltetésszerűen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használja.</w:t>
      </w:r>
    </w:p>
    <w:p w14:paraId="5B2D7768" w14:textId="77777777" w:rsidR="00261574" w:rsidRPr="008D47A4" w:rsidRDefault="00261574" w:rsidP="00261574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7A4AC824" w14:textId="39DE2F84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Nem minősül szerződésszegésnek, ha a szerződő felek egyikének sem felróható okból (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vis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maior) a </w:t>
      </w:r>
      <w:r w:rsidR="00F636AD">
        <w:rPr>
          <w:rFonts w:ascii="Times New Roman" w:hAnsi="Times New Roman" w:cs="Times New Roman"/>
          <w:sz w:val="24"/>
          <w:szCs w:val="24"/>
        </w:rPr>
        <w:t>F</w:t>
      </w:r>
      <w:r w:rsidRPr="008D47A4">
        <w:rPr>
          <w:rFonts w:ascii="Times New Roman" w:hAnsi="Times New Roman" w:cs="Times New Roman"/>
          <w:sz w:val="24"/>
          <w:szCs w:val="24"/>
        </w:rPr>
        <w:t xml:space="preserve">elek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bármelyike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nem tudja teljesíteni a szerződésben foglalt kötelezettségeit.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Vis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maior körülménynek kell tekinteni azokat az előre nem látható és emberi erővel elháríthatatlan körülményeket (pl.: háború, országos sztrájk, földrengés, árvíz, tűzvész, </w:t>
      </w:r>
      <w:proofErr w:type="gramStart"/>
      <w:r w:rsidRPr="008D47A4">
        <w:rPr>
          <w:rFonts w:ascii="Times New Roman" w:hAnsi="Times New Roman" w:cs="Times New Roman"/>
          <w:sz w:val="24"/>
          <w:szCs w:val="24"/>
        </w:rPr>
        <w:t>terrorcselekmény,</w:t>
      </w:r>
      <w:proofErr w:type="gramEnd"/>
      <w:r w:rsidRPr="008D47A4">
        <w:rPr>
          <w:rFonts w:ascii="Times New Roman" w:hAnsi="Times New Roman" w:cs="Times New Roman"/>
          <w:sz w:val="24"/>
          <w:szCs w:val="24"/>
        </w:rPr>
        <w:t xml:space="preserve"> stb.), amelyek nem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függnek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a Felek akaratától és közvetlenül akadályozzák az adott felet a szerződéses kötelezettségének teljesítésében. A </w:t>
      </w:r>
      <w:proofErr w:type="spellStart"/>
      <w:r w:rsidRPr="008D47A4">
        <w:rPr>
          <w:rFonts w:ascii="Times New Roman" w:hAnsi="Times New Roman" w:cs="Times New Roman"/>
          <w:sz w:val="24"/>
          <w:szCs w:val="24"/>
        </w:rPr>
        <w:t>vis</w:t>
      </w:r>
      <w:proofErr w:type="spellEnd"/>
      <w:r w:rsidRPr="008D47A4">
        <w:rPr>
          <w:rFonts w:ascii="Times New Roman" w:hAnsi="Times New Roman" w:cs="Times New Roman"/>
          <w:sz w:val="24"/>
          <w:szCs w:val="24"/>
        </w:rPr>
        <w:t xml:space="preserve"> maiorból eredő, másra nem terhelhető kárukat a szerződő felek maguk viselik. </w:t>
      </w:r>
    </w:p>
    <w:p w14:paraId="21ECF47B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A6BDFA3" w14:textId="675E171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</w:t>
      </w:r>
      <w:r w:rsidR="00F47988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>szerződő Felek rögzítik, hogy a</w:t>
      </w:r>
      <w:r w:rsidR="00F47988">
        <w:rPr>
          <w:rFonts w:ascii="Times New Roman" w:hAnsi="Times New Roman" w:cs="Times New Roman"/>
          <w:sz w:val="24"/>
          <w:szCs w:val="24"/>
        </w:rPr>
        <w:t xml:space="preserve">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köteles megfelelni a hatályban lévő jogszabályoknak,</w:t>
      </w:r>
      <w:r w:rsidR="00F47988" w:rsidRPr="00F47988">
        <w:t xml:space="preserve"> </w:t>
      </w:r>
      <w:r w:rsidR="00F47988" w:rsidRPr="00F47988">
        <w:rPr>
          <w:rFonts w:ascii="Times New Roman" w:hAnsi="Times New Roman" w:cs="Times New Roman"/>
          <w:sz w:val="24"/>
          <w:szCs w:val="24"/>
        </w:rPr>
        <w:t>hatósági, szakhatósági (pl. környezetvédelmi, tűzvédelmi, építésügyi stb.)</w:t>
      </w:r>
      <w:r w:rsidR="00F47988">
        <w:rPr>
          <w:rFonts w:ascii="Times New Roman" w:hAnsi="Times New Roman" w:cs="Times New Roman"/>
          <w:sz w:val="24"/>
          <w:szCs w:val="24"/>
        </w:rPr>
        <w:t>,</w:t>
      </w:r>
      <w:r w:rsidRPr="008D47A4">
        <w:rPr>
          <w:rFonts w:ascii="Times New Roman" w:hAnsi="Times New Roman" w:cs="Times New Roman"/>
          <w:sz w:val="24"/>
          <w:szCs w:val="24"/>
        </w:rPr>
        <w:t xml:space="preserve"> valamint a járványügyi előírásoknak, óvintézkedéseknek, azok betartása és résztvevőkkel való betartatása 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8D47A4">
        <w:rPr>
          <w:rFonts w:ascii="Times New Roman" w:hAnsi="Times New Roman" w:cs="Times New Roman"/>
          <w:sz w:val="24"/>
          <w:szCs w:val="24"/>
        </w:rPr>
        <w:t xml:space="preserve"> feladata</w:t>
      </w:r>
      <w:r w:rsidR="00F47988">
        <w:rPr>
          <w:rFonts w:ascii="Times New Roman" w:hAnsi="Times New Roman" w:cs="Times New Roman"/>
          <w:sz w:val="24"/>
          <w:szCs w:val="24"/>
        </w:rPr>
        <w:t>.</w:t>
      </w:r>
    </w:p>
    <w:p w14:paraId="376F3899" w14:textId="77777777" w:rsidR="00261574" w:rsidRPr="008D47A4" w:rsidRDefault="00261574" w:rsidP="00261574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40DB0AE4" w14:textId="4471E4E7" w:rsidR="00261574" w:rsidRPr="008D47A4" w:rsidRDefault="007A315B" w:rsidP="00261574">
      <w:pPr>
        <w:numPr>
          <w:ilvl w:val="0"/>
          <w:numId w:val="1"/>
        </w:numPr>
        <w:spacing w:after="0" w:line="254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Felek kijelentik, hogy a kapcsolattartók személyes adatait a szerződésből fakadó kötelezettségek gördülékeny biztosításához, a zavartalan és gyors kapcsolatfelvételhez és kommunikációhoz fűződő jogos érdekeiknek érvényesítése érdekében adták meg. </w:t>
      </w:r>
      <w:r w:rsidR="00261574" w:rsidRPr="008D47A4">
        <w:rPr>
          <w:rFonts w:ascii="Times New Roman" w:hAnsi="Times New Roman" w:cs="Times New Roman"/>
          <w:sz w:val="24"/>
          <w:szCs w:val="24"/>
        </w:rPr>
        <w:t xml:space="preserve">A szerződés teljesítése során a Felek kötelezettséget vállalnak arra, hogy az Európai Parlament és Tanács 2016. április 27-i (EU) 2016/679 rendeletének (GDPR) és az információs önrendelkezési jogról és az információszabadságról szóló 2011. évi CXII. törvénynek megfelelően kezelik a tudomásukra jutott személyes adatokat, azokat csak a szerződés teljesüléséhez szükséges mértékig és a jogszabályi kötelezettség teljesítéséig tárolják, valamint tudomásul veszik, hogy a személyes adatok tekintetében az érintett fél kérésére az adatot utólag törlik. Felek a szerződés </w:t>
      </w:r>
      <w:r w:rsidR="00261574" w:rsidRPr="008D47A4">
        <w:rPr>
          <w:rFonts w:ascii="Times New Roman" w:hAnsi="Times New Roman" w:cs="Times New Roman"/>
          <w:sz w:val="24"/>
          <w:szCs w:val="24"/>
        </w:rPr>
        <w:lastRenderedPageBreak/>
        <w:t xml:space="preserve">teljesítése során mindvégig adatkezelőnek minősülnek, a megadott személyes adatokat a vonatkozó szabályok szerint kezeli és védik. Felek vállalják, hogy a személyes adatok kezelése során az érintett személyek esetén az esetleges adatkezelési incidenst a tudomásszerzést követő 24 órán belül igazolható módon a másik Fél tudomására hozzák. </w:t>
      </w:r>
    </w:p>
    <w:p w14:paraId="4ADAAB25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E499EA2" w14:textId="77239C90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Jelen szerződésben nem szabályozott kérdésekben a Polgári Törvénykönyvről szóló 2013. évi V. törvény rendelkezései az irányadók.</w:t>
      </w:r>
    </w:p>
    <w:p w14:paraId="2E5C504C" w14:textId="48573407" w:rsidR="007A315B" w:rsidRPr="008D47A4" w:rsidRDefault="007A315B" w:rsidP="008D47A4">
      <w:p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9576127" w14:textId="4EC49C90" w:rsidR="00261574" w:rsidRPr="00AF6EBC" w:rsidRDefault="00261574" w:rsidP="00261574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Jelen szerződés 4 db eredeti példányban készült, melyből 3 db a </w:t>
      </w:r>
      <w:r w:rsidR="001E1429">
        <w:rPr>
          <w:rFonts w:ascii="Times New Roman" w:hAnsi="Times New Roman" w:cs="Times New Roman"/>
          <w:sz w:val="24"/>
          <w:szCs w:val="24"/>
        </w:rPr>
        <w:t>Használatba adó</w:t>
      </w:r>
      <w:r w:rsidRPr="00AF6EBC">
        <w:rPr>
          <w:rFonts w:ascii="Times New Roman" w:hAnsi="Times New Roman" w:cs="Times New Roman"/>
          <w:sz w:val="24"/>
          <w:szCs w:val="24"/>
        </w:rPr>
        <w:t xml:space="preserve">t, 1 db a </w:t>
      </w:r>
      <w:r w:rsidR="001E1429">
        <w:rPr>
          <w:rFonts w:ascii="Times New Roman" w:hAnsi="Times New Roman" w:cs="Times New Roman"/>
          <w:sz w:val="24"/>
          <w:szCs w:val="24"/>
        </w:rPr>
        <w:t>Használatba vevő</w:t>
      </w:r>
      <w:r w:rsidRPr="00AF6EBC">
        <w:rPr>
          <w:rFonts w:ascii="Times New Roman" w:hAnsi="Times New Roman" w:cs="Times New Roman"/>
          <w:sz w:val="24"/>
          <w:szCs w:val="24"/>
        </w:rPr>
        <w:t>t illeti meg.</w:t>
      </w:r>
    </w:p>
    <w:p w14:paraId="6836E6C3" w14:textId="77777777" w:rsidR="00261574" w:rsidRPr="00AF6EBC" w:rsidRDefault="00261574" w:rsidP="00261574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Felek a szerződést elolvasták, közösen értelmezték és akaratukkal egyezőként aláírták.</w:t>
      </w:r>
    </w:p>
    <w:p w14:paraId="1D16D981" w14:textId="70E71111" w:rsidR="00854DDD" w:rsidRPr="00AF6EBC" w:rsidRDefault="00261574" w:rsidP="0051562C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Az aláírók kijelentik, hogy rendelkeznek a szerződés aláírásához szükséges képviseleti joggal és felhatalmazással.</w:t>
      </w:r>
    </w:p>
    <w:p w14:paraId="75D50055" w14:textId="3120420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Győr,</w:t>
      </w:r>
      <w:r w:rsidR="00127103">
        <w:rPr>
          <w:rFonts w:ascii="Times New Roman" w:hAnsi="Times New Roman" w:cs="Times New Roman"/>
          <w:sz w:val="24"/>
          <w:szCs w:val="24"/>
        </w:rPr>
        <w:t xml:space="preserve"> </w:t>
      </w:r>
      <w:r w:rsidR="00E27841" w:rsidRPr="00553C82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E27841">
        <w:rPr>
          <w:rFonts w:ascii="Times New Roman" w:hAnsi="Times New Roman" w:cs="Times New Roman"/>
          <w:sz w:val="24"/>
          <w:szCs w:val="24"/>
        </w:rPr>
        <w:t>kelt_hely</w:t>
      </w:r>
      <w:proofErr w:type="spellEnd"/>
      <w:r w:rsidR="00E27841" w:rsidRPr="00553C82">
        <w:rPr>
          <w:rFonts w:ascii="Times New Roman" w:hAnsi="Times New Roman" w:cs="Times New Roman"/>
          <w:sz w:val="24"/>
          <w:szCs w:val="24"/>
        </w:rPr>
        <w:t>}</w:t>
      </w:r>
    </w:p>
    <w:p w14:paraId="3F248FF8" w14:textId="40AF4319" w:rsidR="007A315B" w:rsidRPr="00AF6EBC" w:rsidRDefault="001E1429" w:rsidP="007A315B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Használatba adó</w:t>
      </w:r>
      <w:r w:rsidR="00261574" w:rsidRPr="00AF6EBC">
        <w:rPr>
          <w:rFonts w:ascii="Times New Roman" w:hAnsi="Times New Roman" w:cs="Times New Roman"/>
          <w:i/>
          <w:sz w:val="24"/>
          <w:szCs w:val="24"/>
        </w:rPr>
        <w:t xml:space="preserve"> részéről:</w:t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>Használatba vevő</w:t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 xml:space="preserve"> részéről:</w:t>
      </w:r>
    </w:p>
    <w:p w14:paraId="0927F23A" w14:textId="77777777" w:rsidR="00261574" w:rsidRPr="00AF6EBC" w:rsidRDefault="00261574" w:rsidP="00477A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844E52" w14:textId="77777777" w:rsidR="00261574" w:rsidRPr="00AF6EBC" w:rsidRDefault="00261574" w:rsidP="00261574">
      <w:pPr>
        <w:tabs>
          <w:tab w:val="center" w:pos="2268"/>
          <w:tab w:val="center" w:pos="737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ab/>
        <w:t>……………………………………………</w:t>
      </w:r>
      <w:r w:rsidRPr="00AF6EBC">
        <w:rPr>
          <w:rFonts w:ascii="Times New Roman" w:hAnsi="Times New Roman" w:cs="Times New Roman"/>
          <w:sz w:val="24"/>
          <w:szCs w:val="24"/>
        </w:rPr>
        <w:tab/>
        <w:t>……………………………………………</w:t>
      </w:r>
    </w:p>
    <w:p w14:paraId="674765B5" w14:textId="49C4A02C" w:rsidR="00553C82" w:rsidRPr="00553C82" w:rsidRDefault="00261574" w:rsidP="00C62FF5">
      <w:pPr>
        <w:tabs>
          <w:tab w:val="center" w:pos="2268"/>
          <w:tab w:val="center" w:pos="7371"/>
        </w:tabs>
        <w:spacing w:after="24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6EBC">
        <w:rPr>
          <w:rFonts w:ascii="Times New Roman" w:hAnsi="Times New Roman" w:cs="Times New Roman"/>
          <w:b/>
          <w:sz w:val="24"/>
          <w:szCs w:val="24"/>
        </w:rPr>
        <w:tab/>
        <w:t>Dr. Filep Bálint elnök</w:t>
      </w:r>
      <w:r w:rsidR="00553C82">
        <w:rPr>
          <w:rFonts w:ascii="Times New Roman" w:hAnsi="Times New Roman" w:cs="Times New Roman"/>
          <w:b/>
          <w:sz w:val="24"/>
          <w:szCs w:val="24"/>
        </w:rPr>
        <w:tab/>
      </w:r>
      <w:r w:rsidR="00553C82" w:rsidRPr="00553C82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553C82" w:rsidRPr="00553C82">
        <w:rPr>
          <w:rFonts w:ascii="Times New Roman" w:hAnsi="Times New Roman" w:cs="Times New Roman"/>
          <w:sz w:val="24"/>
          <w:szCs w:val="24"/>
        </w:rPr>
        <w:t>szervezo</w:t>
      </w:r>
      <w:proofErr w:type="spellEnd"/>
      <w:r w:rsidR="00553C82" w:rsidRPr="00553C82">
        <w:rPr>
          <w:rFonts w:ascii="Times New Roman" w:hAnsi="Times New Roman" w:cs="Times New Roman"/>
          <w:sz w:val="24"/>
          <w:szCs w:val="24"/>
        </w:rPr>
        <w:t>} ${</w:t>
      </w:r>
      <w:proofErr w:type="spellStart"/>
      <w:r w:rsidR="00553C82" w:rsidRPr="00553C82">
        <w:rPr>
          <w:rFonts w:ascii="Times New Roman" w:hAnsi="Times New Roman" w:cs="Times New Roman"/>
          <w:sz w:val="24"/>
          <w:szCs w:val="24"/>
        </w:rPr>
        <w:t>pozicio</w:t>
      </w:r>
      <w:proofErr w:type="spellEnd"/>
      <w:r w:rsidR="00553C82" w:rsidRPr="00553C82">
        <w:rPr>
          <w:rFonts w:ascii="Times New Roman" w:hAnsi="Times New Roman" w:cs="Times New Roman"/>
          <w:sz w:val="24"/>
          <w:szCs w:val="24"/>
        </w:rPr>
        <w:t>}</w:t>
      </w:r>
    </w:p>
    <w:p w14:paraId="437CB3E5" w14:textId="05E4F82B" w:rsidR="00261574" w:rsidRPr="00AF6EBC" w:rsidRDefault="00127103" w:rsidP="002077B0">
      <w:pPr>
        <w:ind w:left="709" w:hanging="709"/>
        <w:rPr>
          <w:rFonts w:ascii="Times New Roman" w:hAnsi="Times New Roman" w:cs="Times New Roman"/>
          <w:i/>
          <w:sz w:val="24"/>
          <w:szCs w:val="24"/>
        </w:rPr>
      </w:pPr>
      <w:r w:rsidRPr="00127103">
        <w:rPr>
          <w:rFonts w:ascii="Times New Roman" w:hAnsi="Times New Roman" w:cs="Times New Roman"/>
          <w:noProof/>
          <w:sz w:val="24"/>
          <w:szCs w:val="24"/>
          <w:lang w:eastAsia="hu-H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B04908" wp14:editId="4635276F">
                <wp:simplePos x="0" y="0"/>
                <wp:positionH relativeFrom="column">
                  <wp:posOffset>3352165</wp:posOffset>
                </wp:positionH>
                <wp:positionV relativeFrom="paragraph">
                  <wp:posOffset>9525</wp:posOffset>
                </wp:positionV>
                <wp:extent cx="2559050" cy="1404620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9BE7D" w14:textId="6079D7AF" w:rsidR="009434DB" w:rsidRPr="00C62FF5" w:rsidRDefault="00553C82" w:rsidP="00C62F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53C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intezmeny</w:t>
                            </w:r>
                            <w:proofErr w:type="spellEnd"/>
                            <w:r w:rsidRPr="00553C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B04908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263.95pt;margin-top:.75pt;width:201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" stroked="f">
                <v:textbox style="mso-fit-shape-to-text:t">
                  <w:txbxContent>
                    <w:p w14:paraId="4C59BE7D" w14:textId="6079D7AF" w:rsidR="009434DB" w:rsidRPr="00C62FF5" w:rsidRDefault="00553C82" w:rsidP="00C62FF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53C8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intezmeny</w:t>
                      </w:r>
                      <w:proofErr w:type="spellEnd"/>
                      <w:r w:rsidRPr="00553C8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1574" w:rsidRPr="00AF6EBC">
        <w:rPr>
          <w:rFonts w:ascii="Times New Roman" w:hAnsi="Times New Roman" w:cs="Times New Roman"/>
          <w:sz w:val="24"/>
          <w:szCs w:val="24"/>
        </w:rPr>
        <w:tab/>
      </w:r>
      <w:r w:rsidR="00046142">
        <w:rPr>
          <w:rFonts w:ascii="Times New Roman" w:hAnsi="Times New Roman" w:cs="Times New Roman"/>
          <w:sz w:val="24"/>
          <w:szCs w:val="24"/>
        </w:rPr>
        <w:t xml:space="preserve">     </w:t>
      </w:r>
      <w:r w:rsidR="00261574" w:rsidRPr="00AF6EBC">
        <w:rPr>
          <w:rFonts w:ascii="Times New Roman" w:hAnsi="Times New Roman" w:cs="Times New Roman"/>
          <w:sz w:val="24"/>
          <w:szCs w:val="24"/>
        </w:rPr>
        <w:t>Széchenyi István Egyetem</w:t>
      </w:r>
      <w:r w:rsidR="0012182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61574" w:rsidRPr="00AF6EBC">
        <w:rPr>
          <w:rFonts w:ascii="Times New Roman" w:hAnsi="Times New Roman" w:cs="Times New Roman"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sz w:val="24"/>
          <w:szCs w:val="24"/>
        </w:rPr>
        <w:t xml:space="preserve"> </w:t>
      </w:r>
      <w:r w:rsidR="00046142">
        <w:rPr>
          <w:rFonts w:ascii="Times New Roman" w:hAnsi="Times New Roman" w:cs="Times New Roman"/>
          <w:sz w:val="24"/>
          <w:szCs w:val="24"/>
        </w:rPr>
        <w:tab/>
      </w:r>
      <w:r w:rsidR="00046142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D397673" w14:textId="77777777" w:rsidR="000149AD" w:rsidRPr="00AF6EBC" w:rsidRDefault="000149AD" w:rsidP="000149AD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 xml:space="preserve">Gazdaságilag </w:t>
      </w:r>
      <w:proofErr w:type="spellStart"/>
      <w:r w:rsidRPr="00AF6EBC">
        <w:rPr>
          <w:rFonts w:ascii="Times New Roman" w:hAnsi="Times New Roman" w:cs="Times New Roman"/>
          <w:i/>
          <w:sz w:val="24"/>
          <w:szCs w:val="24"/>
        </w:rPr>
        <w:t>ellenjegyzem</w:t>
      </w:r>
      <w:proofErr w:type="spellEnd"/>
      <w:r w:rsidRPr="00AF6EBC">
        <w:rPr>
          <w:rFonts w:ascii="Times New Roman" w:hAnsi="Times New Roman" w:cs="Times New Roman"/>
          <w:i/>
          <w:sz w:val="24"/>
          <w:szCs w:val="24"/>
        </w:rPr>
        <w:t>:</w:t>
      </w:r>
    </w:p>
    <w:p w14:paraId="1081F3FF" w14:textId="77777777" w:rsidR="000149AD" w:rsidRPr="00AF6EBC" w:rsidRDefault="000149AD" w:rsidP="000149AD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…………………………..</w:t>
      </w:r>
    </w:p>
    <w:p w14:paraId="647A256C" w14:textId="77777777" w:rsidR="000149AD" w:rsidRPr="00AF6EBC" w:rsidRDefault="000149AD" w:rsidP="00477A9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Dr. Tóth Árpád</w:t>
      </w:r>
    </w:p>
    <w:p w14:paraId="3CFA8B62" w14:textId="77777777" w:rsidR="000149AD" w:rsidRPr="00AF6EBC" w:rsidRDefault="000149AD" w:rsidP="00477A9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 xml:space="preserve">gazdasági vezető </w:t>
      </w:r>
    </w:p>
    <w:p w14:paraId="391B9914" w14:textId="1D179DA3" w:rsidR="00261574" w:rsidRDefault="000149AD" w:rsidP="008D47A4">
      <w:pPr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Széchenyi István Egyetem</w:t>
      </w:r>
    </w:p>
    <w:p w14:paraId="2E0735C1" w14:textId="65A60826" w:rsidR="00EC1A4D" w:rsidRDefault="00EC1A4D" w:rsidP="008D47A4">
      <w:pPr>
        <w:rPr>
          <w:rFonts w:ascii="Times New Roman" w:hAnsi="Times New Roman" w:cs="Times New Roman"/>
          <w:i/>
          <w:sz w:val="24"/>
          <w:szCs w:val="24"/>
        </w:rPr>
      </w:pPr>
    </w:p>
    <w:p w14:paraId="2D938E3F" w14:textId="77777777" w:rsidR="00EC1A4D" w:rsidRPr="00C53C16" w:rsidRDefault="00EC1A4D" w:rsidP="008D47A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Rcsostblzat1"/>
        <w:tblW w:w="104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395"/>
        <w:gridCol w:w="2835"/>
        <w:gridCol w:w="3260"/>
      </w:tblGrid>
      <w:tr w:rsidR="00261574" w:rsidRPr="00AF6EBC" w14:paraId="41416962" w14:textId="77777777" w:rsidTr="00553C82">
        <w:trPr>
          <w:trHeight w:val="514"/>
        </w:trPr>
        <w:tc>
          <w:tcPr>
            <w:tcW w:w="4395" w:type="dxa"/>
            <w:vAlign w:val="center"/>
          </w:tcPr>
          <w:p w14:paraId="72CC699B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EBC">
              <w:rPr>
                <w:rFonts w:ascii="Times New Roman" w:hAnsi="Times New Roman" w:cs="Times New Roman"/>
                <w:sz w:val="24"/>
                <w:szCs w:val="24"/>
              </w:rPr>
              <w:t>1./ Témafelelős/Szervezeti egység vezetője:</w:t>
            </w:r>
          </w:p>
        </w:tc>
        <w:tc>
          <w:tcPr>
            <w:tcW w:w="2835" w:type="dxa"/>
            <w:vAlign w:val="center"/>
          </w:tcPr>
          <w:p w14:paraId="26FC5B3E" w14:textId="35B9517E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EBC">
              <w:rPr>
                <w:rFonts w:ascii="Times New Roman" w:hAnsi="Times New Roman" w:cs="Times New Roman"/>
                <w:sz w:val="24"/>
                <w:szCs w:val="24"/>
              </w:rPr>
              <w:t xml:space="preserve">2./ Jogi felülvizsgálat: </w:t>
            </w:r>
          </w:p>
        </w:tc>
        <w:tc>
          <w:tcPr>
            <w:tcW w:w="3260" w:type="dxa"/>
            <w:vAlign w:val="center"/>
          </w:tcPr>
          <w:p w14:paraId="3A451DC9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EBC">
              <w:rPr>
                <w:rFonts w:ascii="Times New Roman" w:hAnsi="Times New Roman" w:cs="Times New Roman"/>
                <w:sz w:val="24"/>
                <w:szCs w:val="24"/>
              </w:rPr>
              <w:t>3./ Pénzügyi/ ellenjegyző:</w:t>
            </w:r>
          </w:p>
        </w:tc>
      </w:tr>
      <w:tr w:rsidR="00261574" w:rsidRPr="00AF6EBC" w14:paraId="1E548D2F" w14:textId="77777777" w:rsidTr="00553C82">
        <w:trPr>
          <w:trHeight w:val="572"/>
        </w:trPr>
        <w:tc>
          <w:tcPr>
            <w:tcW w:w="4395" w:type="dxa"/>
            <w:vAlign w:val="center"/>
          </w:tcPr>
          <w:p w14:paraId="0574AA06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67AB5E5A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44F890C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A31DDE" w14:textId="35ED4160" w:rsidR="00D5395E" w:rsidRPr="00AF6EBC" w:rsidRDefault="00D5395E" w:rsidP="00261574">
      <w:pPr>
        <w:shd w:val="clear" w:color="auto" w:fill="FFFFFF"/>
        <w:rPr>
          <w:rFonts w:eastAsia="Times New Roman"/>
          <w:lang w:eastAsia="hu-HU"/>
        </w:rPr>
      </w:pPr>
    </w:p>
    <w:sectPr w:rsidR="00D5395E" w:rsidRPr="00AF6EBC" w:rsidSect="00326CFA">
      <w:headerReference w:type="default" r:id="rId8"/>
      <w:footerReference w:type="default" r:id="rId9"/>
      <w:pgSz w:w="11906" w:h="16838"/>
      <w:pgMar w:top="1417" w:right="1417" w:bottom="1417" w:left="851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8FC82" w14:textId="77777777" w:rsidR="00962B49" w:rsidRDefault="00962B49" w:rsidP="00B03ACC">
      <w:pPr>
        <w:spacing w:after="0" w:line="240" w:lineRule="auto"/>
      </w:pPr>
      <w:r>
        <w:separator/>
      </w:r>
    </w:p>
  </w:endnote>
  <w:endnote w:type="continuationSeparator" w:id="0">
    <w:p w14:paraId="0C277508" w14:textId="77777777" w:rsidR="00962B49" w:rsidRDefault="00962B49" w:rsidP="00B03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EBF6" w14:textId="41E6B76B" w:rsidR="00D5395E" w:rsidRDefault="00326CFA" w:rsidP="00D5395E">
    <w:pPr>
      <w:tabs>
        <w:tab w:val="left" w:pos="1276"/>
      </w:tabs>
      <w:autoSpaceDE w:val="0"/>
      <w:autoSpaceDN w:val="0"/>
      <w:adjustRightInd w:val="0"/>
      <w:spacing w:after="0" w:line="240" w:lineRule="auto"/>
      <w:rPr>
        <w:rFonts w:cs="Tahoma"/>
        <w:b/>
        <w:color w:val="FFFFFF" w:themeColor="background1"/>
        <w:sz w:val="18"/>
        <w:szCs w:val="18"/>
        <w:lang w:val="en-US"/>
      </w:rPr>
    </w:pPr>
    <w:bookmarkStart w:id="6" w:name="_Hlk36104871"/>
    <w:bookmarkStart w:id="7" w:name="_Hlk36104872"/>
    <w:r w:rsidRPr="00B03ACC">
      <w:rPr>
        <w:rFonts w:cs="Tahoma"/>
        <w:b/>
        <w:noProof/>
        <w:color w:val="FFFFFF" w:themeColor="background1"/>
        <w:sz w:val="18"/>
        <w:szCs w:val="18"/>
        <w:lang w:eastAsia="hu-HU"/>
      </w:rPr>
      <w:drawing>
        <wp:anchor distT="0" distB="0" distL="114300" distR="114300" simplePos="0" relativeHeight="251659264" behindDoc="1" locked="0" layoutInCell="1" allowOverlap="1" wp14:anchorId="14927329" wp14:editId="750A5149">
          <wp:simplePos x="0" y="0"/>
          <wp:positionH relativeFrom="column">
            <wp:posOffset>-8757</wp:posOffset>
          </wp:positionH>
          <wp:positionV relativeFrom="paragraph">
            <wp:posOffset>-58405</wp:posOffset>
          </wp:positionV>
          <wp:extent cx="6400617" cy="704362"/>
          <wp:effectExtent l="0" t="0" r="63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_alkatresze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0686" cy="710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03ACC" w:rsidRPr="00B03ACC">
      <w:rPr>
        <w:rFonts w:cs="Tahoma"/>
        <w:b/>
        <w:color w:val="FFFFFF" w:themeColor="background1"/>
        <w:sz w:val="18"/>
        <w:szCs w:val="18"/>
        <w:lang w:val="en-US"/>
      </w:rPr>
      <w:tab/>
    </w:r>
    <w:r w:rsidR="00B03ACC" w:rsidRPr="00D5395E">
      <w:rPr>
        <w:rFonts w:cs="Tahoma"/>
        <w:b/>
        <w:color w:val="FFFFFF" w:themeColor="background1"/>
        <w:sz w:val="18"/>
        <w:szCs w:val="18"/>
        <w:lang w:val="en-US"/>
      </w:rPr>
      <w:t>SZ</w:t>
    </w:r>
    <w:r w:rsidR="009434DB">
      <w:rPr>
        <w:rFonts w:cs="Tahoma"/>
        <w:b/>
        <w:color w:val="FFFFFF" w:themeColor="background1"/>
        <w:sz w:val="18"/>
        <w:szCs w:val="18"/>
        <w:lang w:val="en-US"/>
      </w:rPr>
      <w:t>ÉCHENYI ISTVÁN EGYETEM</w:t>
    </w:r>
  </w:p>
  <w:p w14:paraId="27F2DF59" w14:textId="5933CF25" w:rsidR="00B03ACC" w:rsidRPr="00B03ACC" w:rsidRDefault="00D5395E" w:rsidP="00D5395E">
    <w:pPr>
      <w:tabs>
        <w:tab w:val="left" w:pos="1276"/>
      </w:tabs>
      <w:autoSpaceDE w:val="0"/>
      <w:autoSpaceDN w:val="0"/>
      <w:adjustRightInd w:val="0"/>
      <w:spacing w:after="80" w:line="240" w:lineRule="auto"/>
      <w:rPr>
        <w:rFonts w:cs="Tahoma"/>
        <w:b/>
        <w:color w:val="FFFFFF" w:themeColor="background1"/>
        <w:sz w:val="18"/>
        <w:szCs w:val="18"/>
        <w:lang w:val="en-US"/>
      </w:rPr>
    </w:pPr>
    <w:r>
      <w:rPr>
        <w:rFonts w:cs="Tahoma"/>
        <w:b/>
        <w:color w:val="FFFFFF" w:themeColor="background1"/>
        <w:sz w:val="18"/>
        <w:szCs w:val="18"/>
        <w:lang w:val="en-US"/>
      </w:rPr>
      <w:tab/>
    </w:r>
    <w:r w:rsidR="009434DB">
      <w:rPr>
        <w:rFonts w:cs="Tahoma"/>
        <w:bCs/>
        <w:color w:val="FFFFFF" w:themeColor="background1"/>
        <w:sz w:val="18"/>
        <w:szCs w:val="18"/>
        <w:lang w:val="en-US"/>
      </w:rPr>
      <w:t>UNIVERSITY OF GYŐR</w:t>
    </w:r>
  </w:p>
  <w:p w14:paraId="2B6F1ABF" w14:textId="2A097EDA" w:rsidR="00B03ACC" w:rsidRPr="00B03ACC" w:rsidRDefault="00B03ACC" w:rsidP="00B03ACC">
    <w:pPr>
      <w:pStyle w:val="Listaszerbekezds"/>
      <w:tabs>
        <w:tab w:val="left" w:pos="1304"/>
      </w:tabs>
      <w:autoSpaceDE w:val="0"/>
      <w:autoSpaceDN w:val="0"/>
      <w:adjustRightInd w:val="0"/>
      <w:spacing w:before="60"/>
      <w:rPr>
        <w:rFonts w:cs="Tahoma"/>
        <w:color w:val="FFFFFF" w:themeColor="background1"/>
        <w:sz w:val="15"/>
        <w:szCs w:val="15"/>
        <w:lang w:val="en-US"/>
      </w:rPr>
    </w:pPr>
    <w:r w:rsidRPr="00B03ACC">
      <w:rPr>
        <w:rFonts w:cs="Tahoma"/>
        <w:color w:val="FFFFFF" w:themeColor="background1"/>
        <w:sz w:val="15"/>
        <w:szCs w:val="15"/>
        <w:lang w:val="en-US"/>
      </w:rPr>
      <w:tab/>
    </w:r>
    <w:r w:rsidRPr="00B03ACC">
      <w:rPr>
        <w:noProof/>
        <w:color w:val="FFFFFF" w:themeColor="background1"/>
        <w:lang w:val="hu-HU" w:eastAsia="hu-HU"/>
      </w:rPr>
      <w:drawing>
        <wp:inline distT="0" distB="0" distL="0" distR="0" wp14:anchorId="52BB3098" wp14:editId="72440DE8">
          <wp:extent cx="73660" cy="73660"/>
          <wp:effectExtent l="0" t="0" r="2540" b="2540"/>
          <wp:docPr id="8" name="Kép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60" cy="73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D26AF">
      <w:rPr>
        <w:rFonts w:cs="Tahoma"/>
        <w:color w:val="FFFFFF" w:themeColor="background1"/>
        <w:sz w:val="15"/>
        <w:szCs w:val="15"/>
        <w:lang w:val="en-US"/>
      </w:rPr>
      <w:t xml:space="preserve">9026 </w:t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Győr, </w:t>
    </w:r>
    <w:proofErr w:type="spellStart"/>
    <w:r w:rsidRPr="00B03ACC">
      <w:rPr>
        <w:rFonts w:cs="Tahoma"/>
        <w:color w:val="FFFFFF" w:themeColor="background1"/>
        <w:sz w:val="15"/>
        <w:szCs w:val="15"/>
        <w:lang w:val="en-US"/>
      </w:rPr>
      <w:t>Egyetem</w:t>
    </w:r>
    <w:proofErr w:type="spellEnd"/>
    <w:r w:rsidRPr="00B03ACC">
      <w:rPr>
        <w:rFonts w:cs="Tahoma"/>
        <w:color w:val="FFFFFF" w:themeColor="background1"/>
        <w:sz w:val="15"/>
        <w:szCs w:val="15"/>
        <w:lang w:val="en-US"/>
      </w:rPr>
      <w:t xml:space="preserve"> </w:t>
    </w:r>
    <w:proofErr w:type="spellStart"/>
    <w:r w:rsidRPr="00B03ACC">
      <w:rPr>
        <w:rFonts w:cs="Tahoma"/>
        <w:color w:val="FFFFFF" w:themeColor="background1"/>
        <w:sz w:val="15"/>
        <w:szCs w:val="15"/>
        <w:lang w:val="en-US"/>
      </w:rPr>
      <w:t>tér</w:t>
    </w:r>
    <w:proofErr w:type="spellEnd"/>
    <w:r w:rsidRPr="00B03ACC">
      <w:rPr>
        <w:rFonts w:cs="Tahoma"/>
        <w:color w:val="FFFFFF" w:themeColor="background1"/>
        <w:sz w:val="15"/>
        <w:szCs w:val="15"/>
        <w:lang w:val="en-US"/>
      </w:rPr>
      <w:t xml:space="preserve"> 1. </w:t>
    </w:r>
  </w:p>
  <w:p w14:paraId="6061DAD1" w14:textId="339E94E9" w:rsidR="00B03ACC" w:rsidRPr="00B03ACC" w:rsidRDefault="00B03ACC" w:rsidP="00B03ACC">
    <w:pPr>
      <w:pStyle w:val="llb"/>
      <w:tabs>
        <w:tab w:val="left" w:pos="1304"/>
      </w:tabs>
      <w:ind w:right="21"/>
      <w:rPr>
        <w:color w:val="FFFFFF" w:themeColor="background1"/>
      </w:rPr>
    </w:pPr>
    <w:r w:rsidRPr="00B03ACC">
      <w:rPr>
        <w:rFonts w:cs="Tahoma"/>
        <w:color w:val="FFFFFF" w:themeColor="background1"/>
        <w:sz w:val="15"/>
        <w:szCs w:val="15"/>
        <w:lang w:val="en-US"/>
      </w:rPr>
      <w:tab/>
    </w:r>
    <w:r w:rsidRPr="00B03ACC">
      <w:rPr>
        <w:rFonts w:cs="Tahoma"/>
        <w:noProof/>
        <w:color w:val="FFFFFF" w:themeColor="background1"/>
        <w:sz w:val="15"/>
        <w:szCs w:val="15"/>
        <w:lang w:eastAsia="hu-HU"/>
      </w:rPr>
      <w:drawing>
        <wp:inline distT="0" distB="0" distL="0" distR="0" wp14:anchorId="37D6838E" wp14:editId="3B81A53E">
          <wp:extent cx="92242" cy="92242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Word_alkatreszek_ikonok3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12" cy="128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+36 96</w:t>
    </w:r>
    <w:r w:rsidR="004D26AF">
      <w:rPr>
        <w:rFonts w:cs="Tahoma"/>
        <w:color w:val="FFFFFF" w:themeColor="background1"/>
        <w:sz w:val="15"/>
        <w:szCs w:val="15"/>
        <w:lang w:val="en-US"/>
      </w:rPr>
      <w:t> 613 721</w:t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  </w:t>
    </w:r>
    <w:r w:rsidRPr="00B03ACC">
      <w:rPr>
        <w:rFonts w:cs="Tahoma"/>
        <w:noProof/>
        <w:color w:val="FFFFFF" w:themeColor="background1"/>
        <w:sz w:val="15"/>
        <w:szCs w:val="15"/>
        <w:lang w:eastAsia="hu-HU"/>
      </w:rPr>
      <w:drawing>
        <wp:inline distT="0" distB="0" distL="0" distR="0" wp14:anchorId="77AD2060" wp14:editId="47BFEF72">
          <wp:extent cx="80493" cy="80493"/>
          <wp:effectExtent l="0" t="0" r="0" b="0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Word_alkatreszek_ikonok5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0" cy="92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</w:t>
    </w:r>
    <w:r w:rsidR="009434DB">
      <w:rPr>
        <w:rFonts w:cs="Tahoma"/>
        <w:color w:val="FFFFFF" w:themeColor="background1"/>
        <w:sz w:val="15"/>
        <w:szCs w:val="15"/>
        <w:lang w:val="en-US"/>
      </w:rPr>
      <w:t>teremberles</w:t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@sze.hu   </w:t>
    </w:r>
    <w:r w:rsidRPr="00B03ACC">
      <w:rPr>
        <w:rFonts w:cs="Tahoma"/>
        <w:noProof/>
        <w:color w:val="FFFFFF" w:themeColor="background1"/>
        <w:sz w:val="15"/>
        <w:szCs w:val="15"/>
        <w:lang w:eastAsia="hu-HU"/>
      </w:rPr>
      <w:drawing>
        <wp:inline distT="0" distB="0" distL="0" distR="0" wp14:anchorId="2951C9E6" wp14:editId="41BB3C18">
          <wp:extent cx="83712" cy="83712"/>
          <wp:effectExtent l="0" t="0" r="5715" b="5715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Word_alkatreszek_ikonok.pn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26" cy="92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http://</w:t>
    </w:r>
    <w:bookmarkEnd w:id="6"/>
    <w:bookmarkEnd w:id="7"/>
    <w:r w:rsidR="00D5395E">
      <w:rPr>
        <w:rFonts w:cs="Tahoma"/>
        <w:color w:val="FFFFFF" w:themeColor="background1"/>
        <w:sz w:val="15"/>
        <w:szCs w:val="15"/>
        <w:lang w:val="en-US"/>
      </w:rPr>
      <w:t>uni.sze.hu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72035" w14:textId="77777777" w:rsidR="00962B49" w:rsidRDefault="00962B49" w:rsidP="00B03ACC">
      <w:pPr>
        <w:spacing w:after="0" w:line="240" w:lineRule="auto"/>
      </w:pPr>
      <w:r>
        <w:separator/>
      </w:r>
    </w:p>
  </w:footnote>
  <w:footnote w:type="continuationSeparator" w:id="0">
    <w:p w14:paraId="7AE2AF01" w14:textId="77777777" w:rsidR="00962B49" w:rsidRDefault="00962B49" w:rsidP="00B03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37A4" w14:textId="64089005" w:rsidR="00B03ACC" w:rsidRDefault="00B03ACC" w:rsidP="00B03ACC">
    <w:pPr>
      <w:pStyle w:val="lfej"/>
    </w:pPr>
    <w:r>
      <w:rPr>
        <w:noProof/>
        <w:lang w:eastAsia="hu-HU"/>
      </w:rPr>
      <w:drawing>
        <wp:inline distT="0" distB="0" distL="0" distR="0" wp14:anchorId="28DB0416" wp14:editId="06CDE8B0">
          <wp:extent cx="2136323" cy="568800"/>
          <wp:effectExtent l="0" t="0" r="0" b="3175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_alkatreszek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b="-4025"/>
                  <a:stretch/>
                </pic:blipFill>
                <pic:spPr bwMode="auto">
                  <a:xfrm>
                    <a:off x="0" y="0"/>
                    <a:ext cx="2136323" cy="568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</w:t>
    </w:r>
    <w:r>
      <w:tab/>
      <w:t xml:space="preserve">  </w:t>
    </w:r>
  </w:p>
  <w:p w14:paraId="7ABB4D84" w14:textId="77777777" w:rsidR="00B03ACC" w:rsidRDefault="00B03ACC" w:rsidP="00B03ACC">
    <w:pPr>
      <w:pStyle w:val="lfej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7AFE"/>
    <w:multiLevelType w:val="hybridMultilevel"/>
    <w:tmpl w:val="6C3A5644"/>
    <w:lvl w:ilvl="0" w:tplc="1A42B6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F7EB1"/>
    <w:multiLevelType w:val="hybridMultilevel"/>
    <w:tmpl w:val="44A03F78"/>
    <w:lvl w:ilvl="0" w:tplc="08BA046E">
      <w:start w:val="202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42135D3"/>
    <w:multiLevelType w:val="hybridMultilevel"/>
    <w:tmpl w:val="ABDA7CB8"/>
    <w:lvl w:ilvl="0" w:tplc="986AA66C">
      <w:start w:val="1"/>
      <w:numFmt w:val="decimal"/>
      <w:lvlText w:val="%1.)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</w:rPr>
    </w:lvl>
    <w:lvl w:ilvl="1" w:tplc="040E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3607D59"/>
    <w:multiLevelType w:val="hybridMultilevel"/>
    <w:tmpl w:val="6F6E4994"/>
    <w:lvl w:ilvl="0" w:tplc="1AAA4BC0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8F6918"/>
    <w:multiLevelType w:val="hybridMultilevel"/>
    <w:tmpl w:val="8812A9D8"/>
    <w:lvl w:ilvl="0" w:tplc="AD7016F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5F1007"/>
    <w:multiLevelType w:val="hybridMultilevel"/>
    <w:tmpl w:val="B3C4FF74"/>
    <w:lvl w:ilvl="0" w:tplc="E92E0866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101832">
    <w:abstractNumId w:val="2"/>
  </w:num>
  <w:num w:numId="2" w16cid:durableId="1006595450">
    <w:abstractNumId w:val="3"/>
  </w:num>
  <w:num w:numId="3" w16cid:durableId="2135363182">
    <w:abstractNumId w:val="4"/>
  </w:num>
  <w:num w:numId="4" w16cid:durableId="1744908639">
    <w:abstractNumId w:val="5"/>
  </w:num>
  <w:num w:numId="5" w16cid:durableId="1555658791">
    <w:abstractNumId w:val="1"/>
  </w:num>
  <w:num w:numId="6" w16cid:durableId="206112362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365 felhasználó">
    <w15:presenceInfo w15:providerId="AD" w15:userId="S::09365f7c-0916-0765-b3e9-b0b216d30e2d@m365.edu.hu::ca7f0e75-9368-427a-b4f2-2b750a7803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Listaszertblzat41jellszn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ACC"/>
    <w:rsid w:val="00012D9E"/>
    <w:rsid w:val="000149AD"/>
    <w:rsid w:val="00024C24"/>
    <w:rsid w:val="00046142"/>
    <w:rsid w:val="00051B8C"/>
    <w:rsid w:val="000739FA"/>
    <w:rsid w:val="0008239D"/>
    <w:rsid w:val="000A7AA5"/>
    <w:rsid w:val="000C67C7"/>
    <w:rsid w:val="000C7DA7"/>
    <w:rsid w:val="0012182D"/>
    <w:rsid w:val="00127103"/>
    <w:rsid w:val="001429D7"/>
    <w:rsid w:val="00150D3D"/>
    <w:rsid w:val="0016394E"/>
    <w:rsid w:val="001C1350"/>
    <w:rsid w:val="001E1429"/>
    <w:rsid w:val="001F260A"/>
    <w:rsid w:val="002077B0"/>
    <w:rsid w:val="00261574"/>
    <w:rsid w:val="00261AF0"/>
    <w:rsid w:val="002903A7"/>
    <w:rsid w:val="002B02A0"/>
    <w:rsid w:val="002B33F3"/>
    <w:rsid w:val="002B3AD1"/>
    <w:rsid w:val="002B77A3"/>
    <w:rsid w:val="002E0346"/>
    <w:rsid w:val="002F15F8"/>
    <w:rsid w:val="00305406"/>
    <w:rsid w:val="00326CFA"/>
    <w:rsid w:val="0033479E"/>
    <w:rsid w:val="00366588"/>
    <w:rsid w:val="00385464"/>
    <w:rsid w:val="003C7ED4"/>
    <w:rsid w:val="004217FF"/>
    <w:rsid w:val="00442B28"/>
    <w:rsid w:val="004672F3"/>
    <w:rsid w:val="00477A94"/>
    <w:rsid w:val="00480779"/>
    <w:rsid w:val="00480C19"/>
    <w:rsid w:val="004D26AF"/>
    <w:rsid w:val="004E2290"/>
    <w:rsid w:val="0051562C"/>
    <w:rsid w:val="00525689"/>
    <w:rsid w:val="00533CFB"/>
    <w:rsid w:val="00540136"/>
    <w:rsid w:val="0054068B"/>
    <w:rsid w:val="00546BA1"/>
    <w:rsid w:val="00553C82"/>
    <w:rsid w:val="00597849"/>
    <w:rsid w:val="005E4B1E"/>
    <w:rsid w:val="00684C6C"/>
    <w:rsid w:val="007028A9"/>
    <w:rsid w:val="007058DB"/>
    <w:rsid w:val="007454CD"/>
    <w:rsid w:val="007923D9"/>
    <w:rsid w:val="0079555F"/>
    <w:rsid w:val="007A315B"/>
    <w:rsid w:val="007B0A0F"/>
    <w:rsid w:val="007C35D5"/>
    <w:rsid w:val="007E475F"/>
    <w:rsid w:val="00801DD8"/>
    <w:rsid w:val="00841E32"/>
    <w:rsid w:val="00854DDD"/>
    <w:rsid w:val="008637F7"/>
    <w:rsid w:val="00870459"/>
    <w:rsid w:val="00874C7E"/>
    <w:rsid w:val="008766B4"/>
    <w:rsid w:val="008D47A4"/>
    <w:rsid w:val="00925E64"/>
    <w:rsid w:val="00932F45"/>
    <w:rsid w:val="009434DB"/>
    <w:rsid w:val="00962B49"/>
    <w:rsid w:val="00985FCB"/>
    <w:rsid w:val="009A54CD"/>
    <w:rsid w:val="009C3FF1"/>
    <w:rsid w:val="009C7438"/>
    <w:rsid w:val="009E73B7"/>
    <w:rsid w:val="00A01409"/>
    <w:rsid w:val="00AB4C0E"/>
    <w:rsid w:val="00AC6CE2"/>
    <w:rsid w:val="00AF6C57"/>
    <w:rsid w:val="00AF6EBC"/>
    <w:rsid w:val="00B03ACC"/>
    <w:rsid w:val="00BA4473"/>
    <w:rsid w:val="00BE312B"/>
    <w:rsid w:val="00BF031B"/>
    <w:rsid w:val="00BF58A8"/>
    <w:rsid w:val="00C050AB"/>
    <w:rsid w:val="00C05ED9"/>
    <w:rsid w:val="00C339C1"/>
    <w:rsid w:val="00C53C16"/>
    <w:rsid w:val="00C62FF5"/>
    <w:rsid w:val="00C65409"/>
    <w:rsid w:val="00CB1F4D"/>
    <w:rsid w:val="00D13E74"/>
    <w:rsid w:val="00D17550"/>
    <w:rsid w:val="00D5395E"/>
    <w:rsid w:val="00D672B6"/>
    <w:rsid w:val="00D746E1"/>
    <w:rsid w:val="00D74BDA"/>
    <w:rsid w:val="00D8064B"/>
    <w:rsid w:val="00E040F4"/>
    <w:rsid w:val="00E27841"/>
    <w:rsid w:val="00E3013F"/>
    <w:rsid w:val="00EC1A4D"/>
    <w:rsid w:val="00EC66E0"/>
    <w:rsid w:val="00ED7125"/>
    <w:rsid w:val="00F47988"/>
    <w:rsid w:val="00F5077C"/>
    <w:rsid w:val="00F636AD"/>
    <w:rsid w:val="00F80AAB"/>
    <w:rsid w:val="00FB0697"/>
    <w:rsid w:val="00FE64C9"/>
    <w:rsid w:val="00F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3C38C"/>
  <w15:chartTrackingRefBased/>
  <w15:docId w15:val="{6194B155-F17A-4992-AB44-AA0760B7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Szövegezés"/>
    <w:qFormat/>
    <w:rsid w:val="00B03ACC"/>
    <w:rPr>
      <w:rFonts w:ascii="Tahoma" w:hAnsi="Tahoma"/>
      <w:color w:val="1C2442"/>
    </w:rPr>
  </w:style>
  <w:style w:type="paragraph" w:styleId="Cmsor1">
    <w:name w:val="heading 1"/>
    <w:aliases w:val="Fejléc"/>
    <w:basedOn w:val="Norml"/>
    <w:next w:val="Norml"/>
    <w:link w:val="Cmsor1Char"/>
    <w:uiPriority w:val="9"/>
    <w:qFormat/>
    <w:rsid w:val="00B03ACC"/>
    <w:pPr>
      <w:keepNext/>
      <w:keepLines/>
      <w:spacing w:before="120" w:after="240"/>
      <w:outlineLvl w:val="0"/>
    </w:pPr>
    <w:rPr>
      <w:rFonts w:eastAsiaTheme="majorEastAsia" w:cstheme="majorBidi"/>
      <w:b/>
      <w:sz w:val="36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F58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03ACC"/>
  </w:style>
  <w:style w:type="paragraph" w:styleId="llb">
    <w:name w:val="footer"/>
    <w:basedOn w:val="Norml"/>
    <w:link w:val="llb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03ACC"/>
  </w:style>
  <w:style w:type="paragraph" w:styleId="Listaszerbekezds">
    <w:name w:val="List Paragraph"/>
    <w:basedOn w:val="Norml"/>
    <w:uiPriority w:val="34"/>
    <w:qFormat/>
    <w:rsid w:val="00B03ACC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customStyle="1" w:styleId="Cmsor1Char">
    <w:name w:val="Címsor 1 Char"/>
    <w:aliases w:val="Fejléc Char"/>
    <w:basedOn w:val="Bekezdsalapbettpusa"/>
    <w:link w:val="Cmsor1"/>
    <w:uiPriority w:val="9"/>
    <w:rsid w:val="00B03ACC"/>
    <w:rPr>
      <w:rFonts w:ascii="Tahoma" w:eastAsiaTheme="majorEastAsia" w:hAnsi="Tahoma" w:cstheme="majorBidi"/>
      <w:b/>
      <w:color w:val="1C2442"/>
      <w:sz w:val="36"/>
      <w:szCs w:val="32"/>
    </w:rPr>
  </w:style>
  <w:style w:type="paragraph" w:styleId="Cm">
    <w:name w:val="Title"/>
    <w:aliases w:val="Fejezetcím"/>
    <w:basedOn w:val="Norml"/>
    <w:next w:val="Norml"/>
    <w:link w:val="CmChar"/>
    <w:uiPriority w:val="10"/>
    <w:qFormat/>
    <w:rsid w:val="00B03AC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CmChar">
    <w:name w:val="Cím Char"/>
    <w:aliases w:val="Fejezetcím Char"/>
    <w:basedOn w:val="Bekezdsalapbettpusa"/>
    <w:link w:val="Cm"/>
    <w:uiPriority w:val="10"/>
    <w:rsid w:val="00B03ACC"/>
    <w:rPr>
      <w:rFonts w:ascii="Tahoma" w:eastAsiaTheme="majorEastAsia" w:hAnsi="Tahoma" w:cstheme="majorBidi"/>
      <w:b/>
      <w:color w:val="1C2442"/>
      <w:spacing w:val="-10"/>
      <w:kern w:val="28"/>
      <w:sz w:val="28"/>
      <w:szCs w:val="56"/>
    </w:rPr>
  </w:style>
  <w:style w:type="paragraph" w:styleId="Alcm">
    <w:name w:val="Subtitle"/>
    <w:aliases w:val="Fejezetcím világos"/>
    <w:basedOn w:val="Norml"/>
    <w:next w:val="Norml"/>
    <w:link w:val="AlcmChar"/>
    <w:uiPriority w:val="11"/>
    <w:qFormat/>
    <w:rsid w:val="00B03ACC"/>
    <w:pPr>
      <w:numPr>
        <w:ilvl w:val="1"/>
      </w:numPr>
    </w:pPr>
    <w:rPr>
      <w:rFonts w:eastAsiaTheme="minorEastAsia"/>
      <w:b/>
      <w:color w:val="00AFCB"/>
      <w:spacing w:val="15"/>
      <w:sz w:val="28"/>
    </w:rPr>
  </w:style>
  <w:style w:type="character" w:customStyle="1" w:styleId="AlcmChar">
    <w:name w:val="Alcím Char"/>
    <w:aliases w:val="Fejezetcím világos Char"/>
    <w:basedOn w:val="Bekezdsalapbettpusa"/>
    <w:link w:val="Alcm"/>
    <w:uiPriority w:val="11"/>
    <w:rsid w:val="00B03ACC"/>
    <w:rPr>
      <w:rFonts w:ascii="Tahoma" w:eastAsiaTheme="minorEastAsia" w:hAnsi="Tahoma"/>
      <w:b/>
      <w:color w:val="00AFCB"/>
      <w:spacing w:val="15"/>
      <w:sz w:val="28"/>
    </w:rPr>
  </w:style>
  <w:style w:type="table" w:styleId="Listaszertblzat41jellszn">
    <w:name w:val="List Table 4 Accent 1"/>
    <w:aliases w:val="Egyetemi táblázatminta"/>
    <w:basedOn w:val="Normltblzat"/>
    <w:uiPriority w:val="49"/>
    <w:rsid w:val="000739FA"/>
    <w:pPr>
      <w:spacing w:after="0" w:line="240" w:lineRule="auto"/>
    </w:pPr>
    <w:rPr>
      <w:rFonts w:ascii="Tahoma" w:hAnsi="Tahom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rFonts w:ascii="Tahoma" w:hAnsi="Tahoma"/>
        <w:b/>
        <w:bCs/>
        <w:color w:val="FFFFFF" w:themeColor="background1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C2442"/>
      </w:tcPr>
    </w:tblStylePr>
    <w:tblStylePr w:type="lastRow">
      <w:rPr>
        <w:rFonts w:ascii="Tahoma" w:hAnsi="Tahoma"/>
        <w:b w:val="0"/>
        <w:bCs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firstCol">
      <w:rPr>
        <w:rFonts w:ascii="Tahoma" w:hAnsi="Tahoma"/>
        <w:b w:val="0"/>
        <w:bCs/>
        <w:color w:val="1C2442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lastCol">
      <w:rPr>
        <w:rFonts w:ascii="Tahoma" w:hAnsi="Tahoma"/>
        <w:b w:val="0"/>
        <w:bCs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band1Vert">
      <w:rPr>
        <w:rFonts w:ascii="Tahoma" w:hAnsi="Tahoma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band1Horz">
      <w:rPr>
        <w:rFonts w:ascii="Tahoma" w:hAnsi="Tahoma"/>
        <w:color w:val="1C2442"/>
        <w:sz w:val="22"/>
      </w:rPr>
      <w:tblPr/>
      <w:tcPr>
        <w:shd w:val="clear" w:color="auto" w:fill="E1FBFF"/>
      </w:tcPr>
    </w:tblStylePr>
    <w:tblStylePr w:type="band2Horz">
      <w:rPr>
        <w:rFonts w:ascii="Tahoma" w:hAnsi="Tahoma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</w:style>
  <w:style w:type="table" w:styleId="Rcsostblzat">
    <w:name w:val="Table Grid"/>
    <w:basedOn w:val="Normltblzat"/>
    <w:uiPriority w:val="39"/>
    <w:rsid w:val="00073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1">
    <w:name w:val="Plain Table 1"/>
    <w:basedOn w:val="Normltblzat"/>
    <w:uiPriority w:val="99"/>
    <w:rsid w:val="00326CF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Rcsostblzat1">
    <w:name w:val="Rácsos táblázat1"/>
    <w:basedOn w:val="Normltblzat"/>
    <w:next w:val="Rcsostblzat"/>
    <w:uiPriority w:val="59"/>
    <w:rsid w:val="00261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Jegyzethivatkozs">
    <w:name w:val="annotation reference"/>
    <w:basedOn w:val="Bekezdsalapbettpusa"/>
    <w:uiPriority w:val="99"/>
    <w:semiHidden/>
    <w:unhideWhenUsed/>
    <w:rsid w:val="007A315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7A315B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7A315B"/>
    <w:rPr>
      <w:rFonts w:ascii="Tahoma" w:hAnsi="Tahoma"/>
      <w:color w:val="1C2442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7A315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7A315B"/>
    <w:rPr>
      <w:rFonts w:ascii="Tahoma" w:hAnsi="Tahoma"/>
      <w:b/>
      <w:bCs/>
      <w:color w:val="1C2442"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A31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A315B"/>
    <w:rPr>
      <w:rFonts w:ascii="Segoe UI" w:hAnsi="Segoe UI" w:cs="Segoe UI"/>
      <w:color w:val="1C2442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7A315B"/>
    <w:rPr>
      <w:color w:val="0563C1" w:themeColor="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F58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Vltozat">
    <w:name w:val="Revision"/>
    <w:hidden/>
    <w:uiPriority w:val="99"/>
    <w:semiHidden/>
    <w:rsid w:val="002B3AD1"/>
    <w:pPr>
      <w:spacing w:after="0" w:line="240" w:lineRule="auto"/>
    </w:pPr>
    <w:rPr>
      <w:rFonts w:ascii="Tahoma" w:hAnsi="Tahoma"/>
      <w:color w:val="1C24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1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5E334-E2C3-4A8E-9882-0607E574D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770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Lőrincz</dc:creator>
  <cp:keywords/>
  <dc:description/>
  <cp:lastModifiedBy>O365 felhasználó</cp:lastModifiedBy>
  <cp:revision>19</cp:revision>
  <cp:lastPrinted>2022-09-15T10:35:00Z</cp:lastPrinted>
  <dcterms:created xsi:type="dcterms:W3CDTF">2025-10-21T06:58:00Z</dcterms:created>
  <dcterms:modified xsi:type="dcterms:W3CDTF">2026-05-26T09:50:00Z</dcterms:modified>
</cp:coreProperties>
</file>